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54084991"/>
        <w:docPartObj>
          <w:docPartGallery w:val="Cover Pages"/>
          <w:docPartUnique/>
        </w:docPartObj>
      </w:sdtPr>
      <w:sdtContent>
        <w:p w14:paraId="3054D487" w14:textId="511B2558" w:rsidR="00490CC1" w:rsidRDefault="00490C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16A1F07" wp14:editId="085B520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18415" b="15240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  <a:solidFill>
                              <a:schemeClr val="accent5">
                                <a:lumMod val="75000"/>
                              </a:schemeClr>
                            </a:solidFill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grpFill/>
                              <a:ln/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grpFill/>
                              <a:ln/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Author"/>
                                    <w:tag w:val=""/>
                                    <w:id w:val="371499247"/>
                                    <w:placeholder>
                                      <w:docPart w:val="2E1989B048584687BFD240861D36D4C4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8649DF" w14:textId="344581A7" w:rsidR="00490CC1" w:rsidRPr="00C141E0" w:rsidRDefault="0072287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</w:pPr>
                                      <w:del w:id="0" w:author="Ntando Madi" w:date="2026-04-22T19:59:00Z" w16du:dateUtc="2026-04-22T17:59:00Z">
                                        <w:r w:rsidRPr="00C141E0" w:rsidDel="00E33072">
                                          <w:delText>Nando Madi</w:delText>
                                        </w:r>
                                        <w:r w:rsidR="00C141E0" w:rsidRPr="00C141E0" w:rsidDel="00E33072">
                                          <w:delText>;</w:delText>
                                        </w:r>
                                        <w:r w:rsidR="00065A7B" w:rsidDel="00E33072">
                                          <w:delText xml:space="preserve"> </w:delText>
                                        </w:r>
                                        <w:r w:rsidRPr="00C141E0" w:rsidDel="00E33072">
                                          <w:delText>Tumi Maphanga;</w:delText>
                                        </w:r>
                                        <w:r w:rsidR="00065A7B" w:rsidDel="00E33072">
                                          <w:delText xml:space="preserve"> </w:delText>
                                        </w:r>
                                        <w:r w:rsidRPr="00C141E0" w:rsidDel="00E33072">
                                          <w:delText>Thato Sekoto;</w:delText>
                                        </w:r>
                                        <w:r w:rsidR="00C141E0" w:rsidDel="00E33072">
                                          <w:delText xml:space="preserve"> </w:delText>
                                        </w:r>
                                        <w:r w:rsidRPr="00C141E0" w:rsidDel="00E33072">
                                          <w:delText>Keabestwe Makgopa</w:delText>
                                        </w:r>
                                      </w:del>
                                      <w:ins w:id="1" w:author="Ntando Madi" w:date="2026-04-22T19:59:00Z" w16du:dateUtc="2026-04-22T17:59:00Z">
                                        <w:r w:rsidR="00E33072">
                                          <w:t xml:space="preserve">Nando </w:t>
                                        </w:r>
                                        <w:proofErr w:type="gramStart"/>
                                        <w:r w:rsidR="00E33072">
                                          <w:t>Madi;Tumi</w:t>
                                        </w:r>
                                        <w:proofErr w:type="gramEnd"/>
                                        <w:r w:rsidR="00E33072">
                                          <w:t xml:space="preserve"> </w:t>
                                        </w:r>
                                        <w:proofErr w:type="gramStart"/>
                                        <w:r w:rsidR="00E33072">
                                          <w:t>Maphanga;Thato</w:t>
                                        </w:r>
                                        <w:proofErr w:type="gramEnd"/>
                                        <w:r w:rsidR="00E33072">
                                          <w:t xml:space="preserve"> </w:t>
                                        </w:r>
                                        <w:proofErr w:type="gramStart"/>
                                        <w:r w:rsidR="00E33072">
                                          <w:t>Sekoto;Keabestwe</w:t>
                                        </w:r>
                                        <w:proofErr w:type="gramEnd"/>
                                        <w:r w:rsidR="00E33072">
                                          <w:t xml:space="preserve"> Makgopa</w:t>
                                        </w:r>
                                      </w:ins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3E8853" w:themeColor="accent5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94249FF" w14:textId="1B9F237D" w:rsidR="00490CC1" w:rsidRPr="00490CC1" w:rsidRDefault="00D67B2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olor w:val="3E8853" w:themeColor="accent5"/>
                                          <w:sz w:val="72"/>
                                          <w:szCs w:val="72"/>
                                          <w14:shadow w14:blurRad="12700" w14:dist="38100" w14:dir="2700000" w14:sx="100000" w14:sy="100000" w14:kx="0" w14:ky="0" w14:algn="tl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shadow>
                                          <w14:textOutline w14:w="9525" w14:cap="flat" w14:cmpd="sng" w14:algn="ctr">
                                            <w14:solidFill>
                                              <w14:schemeClr w14:val="bg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del w:id="2" w:author="Ntando Madi" w:date="2026-04-22T18:16:00Z" w16du:dateUtc="2026-04-22T16:16:00Z">
                                        <w:r w:rsidDel="00D67B28">
                                          <w:rPr>
                                            <w:rFonts w:asciiTheme="majorHAnsi" w:eastAsiaTheme="majorEastAsia" w:hAnsiTheme="majorHAnsi" w:cstheme="majorBidi"/>
                                            <w:b/>
                                            <w:color w:val="3E8853" w:themeColor="accent5"/>
                                            <w:sz w:val="72"/>
                                            <w:szCs w:val="72"/>
                                            <w14:shadow w14:blurRad="12700" w14:dist="38100" w14:dir="2700000" w14:sx="100000" w14:sy="100000" w14:kx="0" w14:ky="0" w14:algn="tl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hadow>
                                            <w14:textOutline w14:w="9525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delText>THE MARKET</w:delText>
                                        </w:r>
                                      </w:del>
                                      <w:ins w:id="3" w:author="Ntando Madi" w:date="2026-04-22T18:16:00Z" w16du:dateUtc="2026-04-22T16:16:00Z">
                                        <w:r>
                                          <w:rPr>
                                            <w:rFonts w:asciiTheme="majorHAnsi" w:eastAsiaTheme="majorEastAsia" w:hAnsiTheme="majorHAnsi" w:cstheme="majorBidi"/>
                                            <w:b/>
                                            <w:color w:val="3E8853" w:themeColor="accent5"/>
                                            <w:sz w:val="72"/>
                                            <w:szCs w:val="72"/>
                                            <w14:shadow w14:blurRad="12700" w14:dist="38100" w14:dir="2700000" w14:sx="100000" w14:sy="100000" w14:kx="0" w14:ky="0" w14:algn="tl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hadow>
                                            <w14:textOutline w14:w="9525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FARMERS</w:t>
                                        </w:r>
                                        <w:r>
                                          <w:rPr>
                                            <w:rFonts w:asciiTheme="majorHAnsi" w:eastAsiaTheme="majorEastAsia" w:hAnsiTheme="majorHAnsi" w:cstheme="majorBidi"/>
                                            <w:b/>
                                            <w:color w:val="3E8853" w:themeColor="accent5"/>
                                            <w:sz w:val="72"/>
                                            <w:szCs w:val="72"/>
                                            <w14:shadow w14:blurRad="12700" w14:dist="38100" w14:dir="2700000" w14:sx="100000" w14:sy="100000" w14:kx="0" w14:ky="0" w14:algn="tl">
                                              <w14:schemeClr w14:val="accent5">
                                                <w14:lumMod w14:val="60000"/>
                                                <w14:lumOff w14:val="40000"/>
                                              </w14:schemeClr>
                                            </w14:shadow>
                                            <w14:textOutline w14:w="9525" w14:cap="flat" w14:cmpd="sng" w14:algn="ctr">
                                              <w14:solidFill>
                                                <w14:schemeClr w14:val="bg1"/>
                                              </w14:solidFill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 xml:space="preserve"> MARKET</w:t>
                                        </w:r>
                                      </w:ins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16A1F07" id="Group 198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" filled="f" strokecolor="#0e1817 [489]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" filled="f" strokecolor="#0e1817 [489]" strokeweight="1.5pt">
                      <v:textbox inset="36pt,57.6pt,36pt,36pt">
                        <w:txbxContent>
                          <w:sdt>
                            <w:sdtPr>
                              <w:alias w:val="Author"/>
                              <w:tag w:val=""/>
                              <w:id w:val="371499247"/>
                              <w:placeholder>
                                <w:docPart w:val="2E1989B048584687BFD240861D36D4C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8649DF" w14:textId="344581A7" w:rsidR="00490CC1" w:rsidRPr="00C141E0" w:rsidRDefault="00722871">
                                <w:pPr>
                                  <w:pStyle w:val="NoSpacing"/>
                                  <w:spacing w:before="120"/>
                                  <w:jc w:val="center"/>
                                </w:pPr>
                                <w:del w:id="4" w:author="Ntando Madi" w:date="2026-04-22T19:59:00Z" w16du:dateUtc="2026-04-22T17:59:00Z">
                                  <w:r w:rsidRPr="00C141E0" w:rsidDel="00E33072">
                                    <w:delText>Nando Madi</w:delText>
                                  </w:r>
                                  <w:r w:rsidR="00C141E0" w:rsidRPr="00C141E0" w:rsidDel="00E33072">
                                    <w:delText>;</w:delText>
                                  </w:r>
                                  <w:r w:rsidR="00065A7B" w:rsidDel="00E33072">
                                    <w:delText xml:space="preserve"> </w:delText>
                                  </w:r>
                                  <w:r w:rsidRPr="00C141E0" w:rsidDel="00E33072">
                                    <w:delText>Tumi Maphanga;</w:delText>
                                  </w:r>
                                  <w:r w:rsidR="00065A7B" w:rsidDel="00E33072">
                                    <w:delText xml:space="preserve"> </w:delText>
                                  </w:r>
                                  <w:r w:rsidRPr="00C141E0" w:rsidDel="00E33072">
                                    <w:delText>Thato Sekoto;</w:delText>
                                  </w:r>
                                  <w:r w:rsidR="00C141E0" w:rsidDel="00E33072">
                                    <w:delText xml:space="preserve"> </w:delText>
                                  </w:r>
                                  <w:r w:rsidRPr="00C141E0" w:rsidDel="00E33072">
                                    <w:delText>Keabestwe Makgopa</w:delText>
                                  </w:r>
                                </w:del>
                                <w:ins w:id="5" w:author="Ntando Madi" w:date="2026-04-22T19:59:00Z" w16du:dateUtc="2026-04-22T17:59:00Z">
                                  <w:r w:rsidR="00E33072">
                                    <w:t xml:space="preserve">Nando </w:t>
                                  </w:r>
                                  <w:proofErr w:type="gramStart"/>
                                  <w:r w:rsidR="00E33072">
                                    <w:t>Madi;Tumi</w:t>
                                  </w:r>
                                  <w:proofErr w:type="gramEnd"/>
                                  <w:r w:rsidR="00E33072">
                                    <w:t xml:space="preserve"> </w:t>
                                  </w:r>
                                  <w:proofErr w:type="gramStart"/>
                                  <w:r w:rsidR="00E33072">
                                    <w:t>Maphanga;Thato</w:t>
                                  </w:r>
                                  <w:proofErr w:type="gramEnd"/>
                                  <w:r w:rsidR="00E33072">
                                    <w:t xml:space="preserve"> </w:t>
                                  </w:r>
                                  <w:proofErr w:type="gramStart"/>
                                  <w:r w:rsidR="00E33072">
                                    <w:t>Sekoto;Keabestwe</w:t>
                                  </w:r>
                                  <w:proofErr w:type="gramEnd"/>
                                  <w:r w:rsidR="00E33072">
                                    <w:t xml:space="preserve"> Makgopa</w:t>
                                  </w:r>
                                </w:ins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3E885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94249FF" w14:textId="1B9F237D" w:rsidR="00490CC1" w:rsidRPr="00490CC1" w:rsidRDefault="00D67B2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3E8853" w:themeColor="accent5"/>
                                    <w:sz w:val="72"/>
                                    <w:szCs w:val="72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del w:id="6" w:author="Ntando Madi" w:date="2026-04-22T18:16:00Z" w16du:dateUtc="2026-04-22T16:16:00Z">
                                  <w:r w:rsidDel="00D67B28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3E8853" w:themeColor="accent5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delText>THE MARKET</w:delText>
                                  </w:r>
                                </w:del>
                                <w:ins w:id="7" w:author="Ntando Madi" w:date="2026-04-22T18:16:00Z" w16du:dateUtc="2026-04-22T16:16:00Z"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3E8853" w:themeColor="accent5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FARMERS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3E8853" w:themeColor="accent5"/>
                                      <w:sz w:val="72"/>
                                      <w:szCs w:val="72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MARKET</w:t>
                                  </w:r>
                                </w:ins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06E578" w14:textId="14BA8977" w:rsidR="00490CC1" w:rsidRDefault="00490CC1">
          <w:r>
            <w:br w:type="page"/>
          </w:r>
        </w:p>
      </w:sdtContent>
    </w:sdt>
    <w:p w14:paraId="3DDF7B2C" w14:textId="03BCDC04" w:rsidR="00245393" w:rsidRDefault="00A2305E">
      <w:pPr>
        <w:pStyle w:val="TOC1"/>
        <w:tabs>
          <w:tab w:val="right" w:leader="dot" w:pos="9016"/>
        </w:tabs>
        <w:rPr>
          <w:ins w:id="8" w:author="Ntando Madi" w:date="2026-04-22T18:15:00Z" w16du:dateUtc="2026-04-22T16:15:00Z"/>
          <w:rFonts w:asciiTheme="minorHAnsi" w:eastAsiaTheme="minorEastAsia" w:hAnsiTheme="minorHAnsi"/>
          <w:b w:val="0"/>
          <w:bCs w:val="0"/>
          <w:caps w:val="0"/>
          <w:noProof/>
          <w:lang w:eastAsia="en-ZA"/>
        </w:rPr>
      </w:pPr>
      <w:ins w:id="9" w:author="Ntando Madi" w:date="2026-04-13T22:41:00Z" w16du:dateUtc="2026-04-13T20:41:00Z">
        <w:r>
          <w:lastRenderedPageBreak/>
          <w:fldChar w:fldCharType="begin"/>
        </w:r>
        <w:r>
          <w:instrText xml:space="preserve"> TOC \o "1-3" \h \z \u </w:instrText>
        </w:r>
        <w:r>
          <w:fldChar w:fldCharType="separate"/>
        </w:r>
      </w:ins>
      <w:ins w:id="10" w:author="Ntando Madi" w:date="2026-04-22T18:15:00Z" w16du:dateUtc="2026-04-22T16:15:00Z">
        <w:r w:rsidR="00245393" w:rsidRPr="008B4710">
          <w:rPr>
            <w:rStyle w:val="Hyperlink"/>
            <w:noProof/>
          </w:rPr>
          <w:fldChar w:fldCharType="begin"/>
        </w:r>
        <w:r w:rsidR="00245393" w:rsidRPr="008B4710">
          <w:rPr>
            <w:rStyle w:val="Hyperlink"/>
            <w:noProof/>
          </w:rPr>
          <w:instrText xml:space="preserve"> </w:instrText>
        </w:r>
        <w:r w:rsidR="00245393">
          <w:rPr>
            <w:noProof/>
          </w:rPr>
          <w:instrText>HYPERLINK \l "_Toc227774173"</w:instrText>
        </w:r>
        <w:r w:rsidR="00245393" w:rsidRPr="008B4710">
          <w:rPr>
            <w:rStyle w:val="Hyperlink"/>
            <w:noProof/>
          </w:rPr>
          <w:instrText xml:space="preserve"> </w:instrText>
        </w:r>
        <w:r w:rsidR="00245393" w:rsidRPr="008B4710">
          <w:rPr>
            <w:rStyle w:val="Hyperlink"/>
            <w:noProof/>
          </w:rPr>
        </w:r>
        <w:r w:rsidR="00245393" w:rsidRPr="008B4710">
          <w:rPr>
            <w:rStyle w:val="Hyperlink"/>
            <w:noProof/>
          </w:rPr>
          <w:fldChar w:fldCharType="separate"/>
        </w:r>
        <w:r w:rsidR="00245393" w:rsidRPr="008B4710">
          <w:rPr>
            <w:rStyle w:val="Hyperlink"/>
            <w:noProof/>
          </w:rPr>
          <w:t>Group Members &amp; pages</w:t>
        </w:r>
        <w:r w:rsidR="00245393">
          <w:rPr>
            <w:noProof/>
            <w:webHidden/>
          </w:rPr>
          <w:tab/>
        </w:r>
        <w:r w:rsidR="00245393">
          <w:rPr>
            <w:noProof/>
            <w:webHidden/>
          </w:rPr>
          <w:fldChar w:fldCharType="begin"/>
        </w:r>
        <w:r w:rsidR="00245393">
          <w:rPr>
            <w:noProof/>
            <w:webHidden/>
          </w:rPr>
          <w:instrText xml:space="preserve"> PAGEREF _Toc227774173 \h </w:instrText>
        </w:r>
        <w:r w:rsidR="00245393">
          <w:rPr>
            <w:noProof/>
            <w:webHidden/>
          </w:rPr>
        </w:r>
        <w:r w:rsidR="00245393">
          <w:rPr>
            <w:noProof/>
            <w:webHidden/>
          </w:rPr>
          <w:fldChar w:fldCharType="separate"/>
        </w:r>
        <w:r w:rsidR="00245393">
          <w:rPr>
            <w:noProof/>
            <w:webHidden/>
          </w:rPr>
          <w:t>2</w:t>
        </w:r>
        <w:r w:rsidR="00245393">
          <w:rPr>
            <w:noProof/>
            <w:webHidden/>
          </w:rPr>
          <w:fldChar w:fldCharType="end"/>
        </w:r>
        <w:r w:rsidR="00245393" w:rsidRPr="008B4710">
          <w:rPr>
            <w:rStyle w:val="Hyperlink"/>
            <w:noProof/>
          </w:rPr>
          <w:fldChar w:fldCharType="end"/>
        </w:r>
      </w:ins>
    </w:p>
    <w:p w14:paraId="41852DB6" w14:textId="6AED8987" w:rsidR="00245393" w:rsidRDefault="00245393">
      <w:pPr>
        <w:pStyle w:val="TOC2"/>
        <w:tabs>
          <w:tab w:val="right" w:leader="dot" w:pos="9016"/>
        </w:tabs>
        <w:rPr>
          <w:ins w:id="11" w:author="Ntando Madi" w:date="2026-04-22T18:15:00Z" w16du:dateUtc="2026-04-22T16:15:00Z"/>
          <w:rFonts w:eastAsiaTheme="minorEastAsia"/>
          <w:b w:val="0"/>
          <w:bCs w:val="0"/>
          <w:noProof/>
          <w:sz w:val="24"/>
          <w:szCs w:val="24"/>
          <w:lang w:eastAsia="en-ZA"/>
        </w:rPr>
      </w:pPr>
      <w:ins w:id="12" w:author="Ntando Madi" w:date="2026-04-22T18:15:00Z" w16du:dateUtc="2026-04-22T16:15:00Z">
        <w:r w:rsidRPr="008B4710">
          <w:rPr>
            <w:rStyle w:val="Hyperlink"/>
            <w:noProof/>
          </w:rPr>
          <w:fldChar w:fldCharType="begin"/>
        </w:r>
        <w:r w:rsidRPr="008B4710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"_Toc227774174"</w:instrText>
        </w:r>
        <w:r w:rsidRPr="008B4710">
          <w:rPr>
            <w:rStyle w:val="Hyperlink"/>
            <w:noProof/>
          </w:rPr>
          <w:instrText xml:space="preserve"> </w:instrText>
        </w:r>
        <w:r w:rsidRPr="008B4710">
          <w:rPr>
            <w:rStyle w:val="Hyperlink"/>
            <w:noProof/>
          </w:rPr>
        </w:r>
        <w:r w:rsidRPr="008B4710">
          <w:rPr>
            <w:rStyle w:val="Hyperlink"/>
            <w:noProof/>
          </w:rPr>
          <w:fldChar w:fldCharType="separate"/>
        </w:r>
        <w:r w:rsidRPr="008B4710">
          <w:rPr>
            <w:rStyle w:val="Hyperlink"/>
            <w:noProof/>
          </w:rPr>
          <w:t>Tumi Maphanga –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8B4710">
          <w:rPr>
            <w:rStyle w:val="Hyperlink"/>
            <w:noProof/>
          </w:rPr>
          <w:fldChar w:fldCharType="end"/>
        </w:r>
      </w:ins>
    </w:p>
    <w:p w14:paraId="2D377A15" w14:textId="69D8F8F3" w:rsidR="00245393" w:rsidRDefault="00245393">
      <w:pPr>
        <w:pStyle w:val="TOC2"/>
        <w:tabs>
          <w:tab w:val="right" w:leader="dot" w:pos="9016"/>
        </w:tabs>
        <w:rPr>
          <w:ins w:id="13" w:author="Ntando Madi" w:date="2026-04-22T18:15:00Z" w16du:dateUtc="2026-04-22T16:15:00Z"/>
          <w:rFonts w:eastAsiaTheme="minorEastAsia"/>
          <w:b w:val="0"/>
          <w:bCs w:val="0"/>
          <w:noProof/>
          <w:sz w:val="24"/>
          <w:szCs w:val="24"/>
          <w:lang w:eastAsia="en-ZA"/>
        </w:rPr>
      </w:pPr>
      <w:ins w:id="14" w:author="Ntando Madi" w:date="2026-04-22T18:15:00Z" w16du:dateUtc="2026-04-22T16:15:00Z">
        <w:r w:rsidRPr="008B4710">
          <w:rPr>
            <w:rStyle w:val="Hyperlink"/>
            <w:noProof/>
          </w:rPr>
          <w:fldChar w:fldCharType="begin"/>
        </w:r>
        <w:r w:rsidRPr="008B4710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"_Toc227774175"</w:instrText>
        </w:r>
        <w:r w:rsidRPr="008B4710">
          <w:rPr>
            <w:rStyle w:val="Hyperlink"/>
            <w:noProof/>
          </w:rPr>
          <w:instrText xml:space="preserve"> </w:instrText>
        </w:r>
        <w:r w:rsidRPr="008B4710">
          <w:rPr>
            <w:rStyle w:val="Hyperlink"/>
            <w:noProof/>
          </w:rPr>
        </w:r>
        <w:r w:rsidRPr="008B4710">
          <w:rPr>
            <w:rStyle w:val="Hyperlink"/>
            <w:noProof/>
          </w:rPr>
          <w:fldChar w:fldCharType="separate"/>
        </w:r>
        <w:r w:rsidRPr="008B4710">
          <w:rPr>
            <w:rStyle w:val="Hyperlink"/>
            <w:noProof/>
          </w:rPr>
          <w:t>Thato Sekoto-Event details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8B4710">
          <w:rPr>
            <w:rStyle w:val="Hyperlink"/>
            <w:noProof/>
          </w:rPr>
          <w:fldChar w:fldCharType="end"/>
        </w:r>
      </w:ins>
    </w:p>
    <w:p w14:paraId="44533EBC" w14:textId="20284990" w:rsidR="00245393" w:rsidRDefault="00245393">
      <w:pPr>
        <w:pStyle w:val="TOC2"/>
        <w:tabs>
          <w:tab w:val="right" w:leader="dot" w:pos="9016"/>
        </w:tabs>
        <w:rPr>
          <w:ins w:id="15" w:author="Ntando Madi" w:date="2026-04-22T18:15:00Z" w16du:dateUtc="2026-04-22T16:15:00Z"/>
          <w:rFonts w:eastAsiaTheme="minorEastAsia"/>
          <w:b w:val="0"/>
          <w:bCs w:val="0"/>
          <w:noProof/>
          <w:sz w:val="24"/>
          <w:szCs w:val="24"/>
          <w:lang w:eastAsia="en-ZA"/>
        </w:rPr>
      </w:pPr>
      <w:ins w:id="16" w:author="Ntando Madi" w:date="2026-04-22T18:15:00Z" w16du:dateUtc="2026-04-22T16:15:00Z">
        <w:r w:rsidRPr="008B4710">
          <w:rPr>
            <w:rStyle w:val="Hyperlink"/>
            <w:noProof/>
          </w:rPr>
          <w:fldChar w:fldCharType="begin"/>
        </w:r>
        <w:r w:rsidRPr="008B4710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"_Toc227774176"</w:instrText>
        </w:r>
        <w:r w:rsidRPr="008B4710">
          <w:rPr>
            <w:rStyle w:val="Hyperlink"/>
            <w:noProof/>
          </w:rPr>
          <w:instrText xml:space="preserve"> </w:instrText>
        </w:r>
        <w:r w:rsidRPr="008B4710">
          <w:rPr>
            <w:rStyle w:val="Hyperlink"/>
            <w:noProof/>
          </w:rPr>
        </w:r>
        <w:r w:rsidRPr="008B4710">
          <w:rPr>
            <w:rStyle w:val="Hyperlink"/>
            <w:noProof/>
          </w:rPr>
          <w:fldChar w:fldCharType="separate"/>
        </w:r>
        <w:r w:rsidRPr="008B4710">
          <w:rPr>
            <w:rStyle w:val="Hyperlink"/>
            <w:noProof/>
          </w:rPr>
          <w:t>Ntando Madi-participation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8B4710">
          <w:rPr>
            <w:rStyle w:val="Hyperlink"/>
            <w:noProof/>
          </w:rPr>
          <w:fldChar w:fldCharType="end"/>
        </w:r>
      </w:ins>
    </w:p>
    <w:p w14:paraId="489A9A99" w14:textId="02D185FF" w:rsidR="00245393" w:rsidRDefault="00245393">
      <w:pPr>
        <w:pStyle w:val="TOC2"/>
        <w:tabs>
          <w:tab w:val="right" w:leader="dot" w:pos="9016"/>
        </w:tabs>
        <w:rPr>
          <w:ins w:id="17" w:author="Ntando Madi" w:date="2026-04-22T18:15:00Z" w16du:dateUtc="2026-04-22T16:15:00Z"/>
          <w:rFonts w:eastAsiaTheme="minorEastAsia"/>
          <w:b w:val="0"/>
          <w:bCs w:val="0"/>
          <w:noProof/>
          <w:sz w:val="24"/>
          <w:szCs w:val="24"/>
          <w:lang w:eastAsia="en-ZA"/>
        </w:rPr>
      </w:pPr>
      <w:ins w:id="18" w:author="Ntando Madi" w:date="2026-04-22T18:15:00Z" w16du:dateUtc="2026-04-22T16:15:00Z">
        <w:r w:rsidRPr="008B4710">
          <w:rPr>
            <w:rStyle w:val="Hyperlink"/>
            <w:noProof/>
          </w:rPr>
          <w:fldChar w:fldCharType="begin"/>
        </w:r>
        <w:r w:rsidRPr="008B4710">
          <w:rPr>
            <w:rStyle w:val="Hyperlink"/>
            <w:noProof/>
          </w:rPr>
          <w:instrText xml:space="preserve"> </w:instrText>
        </w:r>
        <w:r>
          <w:rPr>
            <w:noProof/>
          </w:rPr>
          <w:instrText>HYPERLINK \l "_Toc227774177"</w:instrText>
        </w:r>
        <w:r w:rsidRPr="008B4710">
          <w:rPr>
            <w:rStyle w:val="Hyperlink"/>
            <w:noProof/>
          </w:rPr>
          <w:instrText xml:space="preserve"> </w:instrText>
        </w:r>
        <w:r w:rsidRPr="008B4710">
          <w:rPr>
            <w:rStyle w:val="Hyperlink"/>
            <w:noProof/>
          </w:rPr>
        </w:r>
        <w:r w:rsidRPr="008B4710">
          <w:rPr>
            <w:rStyle w:val="Hyperlink"/>
            <w:noProof/>
          </w:rPr>
          <w:fldChar w:fldCharType="separate"/>
        </w:r>
        <w:r w:rsidRPr="008B4710">
          <w:rPr>
            <w:rStyle w:val="Hyperlink"/>
            <w:noProof/>
          </w:rPr>
          <w:t>Keabetswe Makgopa – Registration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8B4710">
          <w:rPr>
            <w:rStyle w:val="Hyperlink"/>
            <w:noProof/>
          </w:rPr>
          <w:fldChar w:fldCharType="end"/>
        </w:r>
      </w:ins>
    </w:p>
    <w:p w14:paraId="1BEA5354" w14:textId="6E29B36D" w:rsidR="00A2305E" w:rsidDel="00A2305E" w:rsidRDefault="00A2305E">
      <w:pPr>
        <w:rPr>
          <w:del w:id="19" w:author="Ntando Madi" w:date="2026-04-13T22:41:00Z" w16du:dateUtc="2026-04-13T20:41:00Z"/>
          <w:noProof/>
        </w:rPr>
      </w:pPr>
    </w:p>
    <w:p w14:paraId="3EB54795" w14:textId="51433F90" w:rsidR="00A97A9F" w:rsidRDefault="00A2305E">
      <w:pPr>
        <w:rPr>
          <w:ins w:id="20" w:author="Ntando Madi" w:date="2026-04-13T22:40:00Z" w16du:dateUtc="2026-04-13T20:40:00Z"/>
          <w:rFonts w:ascii="Bebas Neue" w:eastAsiaTheme="majorEastAsia" w:hAnsi="Bebas Neue" w:cstheme="majorBidi"/>
          <w:color w:val="2E653E" w:themeColor="accent5" w:themeShade="BF"/>
          <w:sz w:val="40"/>
          <w:szCs w:val="40"/>
        </w:rPr>
      </w:pPr>
      <w:ins w:id="21" w:author="Ntando Madi" w:date="2026-04-13T22:41:00Z" w16du:dateUtc="2026-04-13T20:41:00Z">
        <w:r>
          <w:fldChar w:fldCharType="end"/>
        </w:r>
      </w:ins>
      <w:ins w:id="22" w:author="Ntando Madi" w:date="2026-04-13T22:40:00Z" w16du:dateUtc="2026-04-13T20:40:00Z">
        <w:r w:rsidR="00A97A9F">
          <w:br w:type="page"/>
        </w:r>
      </w:ins>
    </w:p>
    <w:p w14:paraId="7473B2DD" w14:textId="41BCF8F9" w:rsidR="00676959" w:rsidRDefault="003C5D12" w:rsidP="00065A7B">
      <w:pPr>
        <w:pStyle w:val="Heading1"/>
      </w:pPr>
      <w:bookmarkStart w:id="23" w:name="_Toc227012502"/>
      <w:bookmarkStart w:id="24" w:name="_Toc227774173"/>
      <w:ins w:id="25" w:author="Ntando Madi" w:date="2026-04-22T18:06:00Z" w16du:dateUtc="2026-04-22T16:06:00Z">
        <w:r>
          <w:lastRenderedPageBreak/>
          <w:t>Group Member</w:t>
        </w:r>
        <w:r w:rsidR="00E73203">
          <w:t>s &amp; pages</w:t>
        </w:r>
      </w:ins>
      <w:bookmarkEnd w:id="24"/>
      <w:del w:id="26" w:author="Ntando Madi" w:date="2026-04-22T18:06:00Z" w16du:dateUtc="2026-04-22T16:06:00Z">
        <w:r w:rsidR="00065A7B" w:rsidDel="003C5D12">
          <w:delText>WEB</w:delText>
        </w:r>
        <w:r w:rsidR="00537389" w:rsidDel="003C5D12">
          <w:delText>-DESIGN REQUIREMENTS</w:delText>
        </w:r>
      </w:del>
      <w:bookmarkEnd w:id="23"/>
    </w:p>
    <w:p w14:paraId="2799D358" w14:textId="32D74B4F" w:rsidR="0041063A" w:rsidDel="00882A6A" w:rsidRDefault="00E73203" w:rsidP="00BA59B4">
      <w:pPr>
        <w:pStyle w:val="Heading2"/>
        <w:rPr>
          <w:del w:id="27" w:author="Ntando Madi" w:date="2026-04-22T18:05:00Z" w16du:dateUtc="2026-04-22T16:05:00Z"/>
        </w:rPr>
      </w:pPr>
      <w:bookmarkStart w:id="28" w:name="_Toc227012503"/>
      <w:bookmarkStart w:id="29" w:name="_Toc227774174"/>
      <w:ins w:id="30" w:author="Ntando Madi" w:date="2026-04-22T18:06:00Z" w16du:dateUtc="2026-04-22T16:06:00Z">
        <w:r>
          <w:t xml:space="preserve">Tumi Maphanga </w:t>
        </w:r>
      </w:ins>
      <w:ins w:id="31" w:author="Ntando Madi" w:date="2026-04-22T18:07:00Z" w16du:dateUtc="2026-04-22T16:07:00Z">
        <w:r w:rsidR="00170203">
          <w:t>– Landing Page</w:t>
        </w:r>
      </w:ins>
      <w:bookmarkEnd w:id="29"/>
      <w:del w:id="32" w:author="Ntando Madi" w:date="2026-04-22T18:05:00Z" w16du:dateUtc="2026-04-22T16:05:00Z">
        <w:r w:rsidR="0041063A" w:rsidDel="003C5D12">
          <w:delText>Theme</w:delText>
        </w:r>
        <w:r w:rsidR="00631FFD" w:rsidDel="003C5D12">
          <w:delText>s</w:delText>
        </w:r>
        <w:bookmarkEnd w:id="28"/>
      </w:del>
    </w:p>
    <w:p w14:paraId="07FE5081" w14:textId="77777777" w:rsidR="00882A6A" w:rsidRDefault="00882A6A" w:rsidP="00882A6A">
      <w:pPr>
        <w:pStyle w:val="Heading2"/>
        <w:rPr>
          <w:ins w:id="33" w:author="Ntando Madi" w:date="2026-04-22T18:25:00Z" w16du:dateUtc="2026-04-22T16:25:00Z"/>
        </w:rPr>
        <w:pPrChange w:id="34" w:author="Ntando Madi" w:date="2026-04-22T18:25:00Z" w16du:dateUtc="2026-04-22T16:25:00Z">
          <w:pPr/>
        </w:pPrChange>
      </w:pPr>
    </w:p>
    <w:p w14:paraId="215160D3" w14:textId="7A8D467F" w:rsidR="00BE7E62" w:rsidDel="003C5D12" w:rsidRDefault="00882A6A" w:rsidP="009C7D85">
      <w:pPr>
        <w:rPr>
          <w:del w:id="35" w:author="Ntando Madi" w:date="2026-04-22T18:05:00Z" w16du:dateUtc="2026-04-22T16:05:00Z"/>
        </w:rPr>
        <w:pPrChange w:id="36" w:author="Ntando Madi" w:date="2026-04-22T18:27:00Z" w16du:dateUtc="2026-04-22T16:27:00Z">
          <w:pPr>
            <w:pStyle w:val="ListParagraph"/>
            <w:numPr>
              <w:numId w:val="1"/>
            </w:numPr>
            <w:ind w:hanging="360"/>
          </w:pPr>
        </w:pPrChange>
      </w:pPr>
      <w:ins w:id="37" w:author="Ntando Madi" w:date="2026-04-22T18:25:00Z" w16du:dateUtc="2026-04-22T16:25:00Z">
        <w:r>
          <w:t xml:space="preserve">Worked on the structure of the </w:t>
        </w:r>
        <w:r w:rsidR="000E61BD">
          <w:t>landing page, the la</w:t>
        </w:r>
      </w:ins>
      <w:ins w:id="38" w:author="Ntando Madi" w:date="2026-04-22T18:26:00Z" w16du:dateUtc="2026-04-22T16:26:00Z">
        <w:r w:rsidR="000E61BD">
          <w:t xml:space="preserve">yout </w:t>
        </w:r>
        <w:r w:rsidR="00971C0C">
          <w:t>and</w:t>
        </w:r>
      </w:ins>
      <w:ins w:id="39" w:author="Ntando Madi" w:date="2026-04-22T18:27:00Z" w16du:dateUtc="2026-04-22T16:27:00Z">
        <w:r w:rsidR="0019506F">
          <w:t xml:space="preserve"> design</w:t>
        </w:r>
      </w:ins>
      <w:ins w:id="40" w:author="Ntando Madi" w:date="2026-04-22T18:26:00Z" w16du:dateUtc="2026-04-22T16:26:00Z">
        <w:r w:rsidR="00971C0C">
          <w:t xml:space="preserve"> </w:t>
        </w:r>
        <w:r w:rsidR="000E61BD">
          <w:t>of the</w:t>
        </w:r>
        <w:r w:rsidR="00971C0C">
          <w:t xml:space="preserve"> navigation</w:t>
        </w:r>
        <w:r w:rsidR="0019506F">
          <w:t xml:space="preserve"> bar</w:t>
        </w:r>
      </w:ins>
      <w:ins w:id="41" w:author="Ntando Madi" w:date="2026-04-22T18:27:00Z" w16du:dateUtc="2026-04-22T16:27:00Z">
        <w:r w:rsidR="009C7D85">
          <w:t xml:space="preserve"> used throughout the website</w:t>
        </w:r>
      </w:ins>
      <w:ins w:id="42" w:author="Ntando Madi" w:date="2026-04-22T18:26:00Z" w16du:dateUtc="2026-04-22T16:26:00Z">
        <w:r w:rsidR="0019506F">
          <w:t>.</w:t>
        </w:r>
        <w:r w:rsidR="000E61BD">
          <w:t xml:space="preserve"> </w:t>
        </w:r>
      </w:ins>
      <w:ins w:id="43" w:author="Ntando Madi" w:date="2026-04-22T18:35:00Z" w16du:dateUtc="2026-04-22T16:35:00Z">
        <w:r w:rsidR="006E1CB5">
          <w:t xml:space="preserve">Formulated the </w:t>
        </w:r>
        <w:r w:rsidR="00DC1CBF">
          <w:t xml:space="preserve">event idea agreed upon </w:t>
        </w:r>
        <w:r w:rsidR="006E1CB5">
          <w:t>by the group.</w:t>
        </w:r>
      </w:ins>
      <w:del w:id="44" w:author="Ntando Madi" w:date="2026-04-22T18:05:00Z" w16du:dateUtc="2026-04-22T16:05:00Z">
        <w:r w:rsidR="00B7762B" w:rsidDel="003C5D12">
          <w:delText xml:space="preserve">Green </w:delText>
        </w:r>
        <w:r w:rsidR="007A5418" w:rsidDel="003C5D12">
          <w:delText>&amp; Cream White(Idea)</w:delText>
        </w:r>
      </w:del>
    </w:p>
    <w:p w14:paraId="468515C5" w14:textId="6CC657D7" w:rsidR="00C942F2" w:rsidRPr="00BE7E62" w:rsidDel="003C5D12" w:rsidRDefault="00C942F2" w:rsidP="009C7D85">
      <w:pPr>
        <w:rPr>
          <w:del w:id="45" w:author="Ntando Madi" w:date="2026-04-22T18:05:00Z" w16du:dateUtc="2026-04-22T16:05:00Z"/>
        </w:rPr>
        <w:pPrChange w:id="46" w:author="Ntando Madi" w:date="2026-04-22T18:27:00Z" w16du:dateUtc="2026-04-22T16:27:00Z">
          <w:pPr>
            <w:pStyle w:val="ListParagraph"/>
            <w:numPr>
              <w:numId w:val="1"/>
            </w:numPr>
            <w:ind w:hanging="360"/>
          </w:pPr>
        </w:pPrChange>
      </w:pPr>
    </w:p>
    <w:p w14:paraId="39550511" w14:textId="0E5EE6ED" w:rsidR="00537389" w:rsidDel="003C5D12" w:rsidRDefault="00537389" w:rsidP="009C7D85">
      <w:pPr>
        <w:rPr>
          <w:del w:id="47" w:author="Ntando Madi" w:date="2026-04-22T18:05:00Z" w16du:dateUtc="2026-04-22T16:05:00Z"/>
        </w:rPr>
        <w:pPrChange w:id="48" w:author="Ntando Madi" w:date="2026-04-22T18:27:00Z" w16du:dateUtc="2026-04-22T16:27:00Z">
          <w:pPr>
            <w:pStyle w:val="Heading2"/>
          </w:pPr>
        </w:pPrChange>
      </w:pPr>
      <w:bookmarkStart w:id="49" w:name="_Toc227012504"/>
      <w:del w:id="50" w:author="Ntando Madi" w:date="2026-04-22T18:05:00Z" w16du:dateUtc="2026-04-22T16:05:00Z">
        <w:r w:rsidDel="003C5D12">
          <w:delText>Fonts</w:delText>
        </w:r>
        <w:bookmarkEnd w:id="49"/>
      </w:del>
    </w:p>
    <w:p w14:paraId="66CC3327" w14:textId="1937E683" w:rsidR="00B41DFC" w:rsidRPr="00E61C71" w:rsidDel="003C5D12" w:rsidRDefault="00B41DFC" w:rsidP="009C7D85">
      <w:pPr>
        <w:rPr>
          <w:del w:id="51" w:author="Ntando Madi" w:date="2026-04-22T18:05:00Z" w16du:dateUtc="2026-04-22T16:05:00Z"/>
          <w:b/>
          <w:bCs/>
        </w:rPr>
        <w:pPrChange w:id="52" w:author="Ntando Madi" w:date="2026-04-22T18:27:00Z" w16du:dateUtc="2026-04-22T16:27:00Z">
          <w:pPr>
            <w:pStyle w:val="ListParagraph"/>
            <w:numPr>
              <w:numId w:val="9"/>
            </w:numPr>
            <w:ind w:hanging="360"/>
          </w:pPr>
        </w:pPrChange>
      </w:pPr>
      <w:del w:id="53" w:author="Ntando Madi" w:date="2026-04-22T18:05:00Z" w16du:dateUtc="2026-04-22T16:05:00Z">
        <w:r w:rsidRPr="00E61C71" w:rsidDel="003C5D12">
          <w:rPr>
            <w:b/>
            <w:bCs/>
          </w:rPr>
          <w:delText>Most common “safe” fonts (used everywhere)</w:delText>
        </w:r>
      </w:del>
    </w:p>
    <w:p w14:paraId="42D3575A" w14:textId="70B0173B" w:rsidR="00B41DFC" w:rsidRPr="00B41DFC" w:rsidDel="003C5D12" w:rsidRDefault="00B41DFC" w:rsidP="009C7D85">
      <w:pPr>
        <w:rPr>
          <w:del w:id="54" w:author="Ntando Madi" w:date="2026-04-22T18:05:00Z" w16du:dateUtc="2026-04-22T16:05:00Z"/>
        </w:rPr>
        <w:pPrChange w:id="55" w:author="Ntando Madi" w:date="2026-04-22T18:27:00Z" w16du:dateUtc="2026-04-22T16:27:00Z">
          <w:pPr>
            <w:ind w:left="360"/>
          </w:pPr>
        </w:pPrChange>
      </w:pPr>
      <w:del w:id="56" w:author="Ntando Madi" w:date="2026-04-22T18:05:00Z" w16du:dateUtc="2026-04-22T16:05:00Z">
        <w:r w:rsidRPr="00B41DFC" w:rsidDel="003C5D12">
          <w:delText>These are reliable and clean — perfect for navigation menus, participant lists, and general content:</w:delText>
        </w:r>
      </w:del>
    </w:p>
    <w:p w14:paraId="40CAFF06" w14:textId="50B7B184" w:rsidR="00B41DFC" w:rsidRPr="007E6FD7" w:rsidDel="003C5D12" w:rsidRDefault="00B41DFC" w:rsidP="009C7D85">
      <w:pPr>
        <w:rPr>
          <w:del w:id="57" w:author="Ntando Madi" w:date="2026-04-22T18:05:00Z" w16du:dateUtc="2026-04-22T16:05:00Z"/>
          <w:i/>
          <w:iCs/>
        </w:rPr>
        <w:pPrChange w:id="58" w:author="Ntando Madi" w:date="2026-04-22T18:27:00Z" w16du:dateUtc="2026-04-22T16:27:00Z">
          <w:pPr>
            <w:ind w:left="360"/>
          </w:pPr>
        </w:pPrChange>
      </w:pPr>
      <w:del w:id="59" w:author="Ntando Madi" w:date="2026-04-22T18:05:00Z" w16du:dateUtc="2026-04-22T16:05:00Z">
        <w:r w:rsidRPr="007E6FD7" w:rsidDel="003C5D12">
          <w:rPr>
            <w:i/>
            <w:iCs/>
          </w:rPr>
          <w:delText xml:space="preserve">Arial – simple, very readable </w:delText>
        </w:r>
      </w:del>
    </w:p>
    <w:p w14:paraId="46A64F2A" w14:textId="5AAD5519" w:rsidR="00B41DFC" w:rsidRPr="007E6FD7" w:rsidDel="003C5D12" w:rsidRDefault="00B41DFC" w:rsidP="009C7D85">
      <w:pPr>
        <w:rPr>
          <w:del w:id="60" w:author="Ntando Madi" w:date="2026-04-22T18:05:00Z" w16du:dateUtc="2026-04-22T16:05:00Z"/>
          <w:i/>
          <w:iCs/>
        </w:rPr>
        <w:pPrChange w:id="61" w:author="Ntando Madi" w:date="2026-04-22T18:27:00Z" w16du:dateUtc="2026-04-22T16:27:00Z">
          <w:pPr>
            <w:ind w:left="360"/>
          </w:pPr>
        </w:pPrChange>
      </w:pPr>
      <w:del w:id="62" w:author="Ntando Madi" w:date="2026-04-22T18:05:00Z" w16du:dateUtc="2026-04-22T16:05:00Z">
        <w:r w:rsidRPr="007E6FD7" w:rsidDel="003C5D12">
          <w:rPr>
            <w:i/>
            <w:iCs/>
          </w:rPr>
          <w:delText xml:space="preserve">Helvetica – modern and widely used in design </w:delText>
        </w:r>
      </w:del>
    </w:p>
    <w:p w14:paraId="7537CAC2" w14:textId="7DD66AED" w:rsidR="00B41DFC" w:rsidRPr="007E6FD7" w:rsidDel="003C5D12" w:rsidRDefault="00B41DFC" w:rsidP="009C7D85">
      <w:pPr>
        <w:rPr>
          <w:del w:id="63" w:author="Ntando Madi" w:date="2026-04-22T18:05:00Z" w16du:dateUtc="2026-04-22T16:05:00Z"/>
          <w:i/>
          <w:iCs/>
        </w:rPr>
        <w:pPrChange w:id="64" w:author="Ntando Madi" w:date="2026-04-22T18:27:00Z" w16du:dateUtc="2026-04-22T16:27:00Z">
          <w:pPr>
            <w:ind w:left="360"/>
          </w:pPr>
        </w:pPrChange>
      </w:pPr>
      <w:del w:id="65" w:author="Ntando Madi" w:date="2026-04-22T18:05:00Z" w16du:dateUtc="2026-04-22T16:05:00Z">
        <w:r w:rsidRPr="007E6FD7" w:rsidDel="003C5D12">
          <w:rPr>
            <w:i/>
            <w:iCs/>
          </w:rPr>
          <w:delText xml:space="preserve">Verdana – great for smaller text </w:delText>
        </w:r>
      </w:del>
    </w:p>
    <w:p w14:paraId="1FF07EC1" w14:textId="5DEBB54E" w:rsidR="007E6FD7" w:rsidRPr="007E6FD7" w:rsidDel="003C5D12" w:rsidRDefault="00B41DFC" w:rsidP="009C7D85">
      <w:pPr>
        <w:rPr>
          <w:del w:id="66" w:author="Ntando Madi" w:date="2026-04-22T18:05:00Z" w16du:dateUtc="2026-04-22T16:05:00Z"/>
          <w:i/>
          <w:iCs/>
        </w:rPr>
        <w:pPrChange w:id="67" w:author="Ntando Madi" w:date="2026-04-22T18:27:00Z" w16du:dateUtc="2026-04-22T16:27:00Z">
          <w:pPr>
            <w:ind w:left="360"/>
          </w:pPr>
        </w:pPrChange>
      </w:pPr>
      <w:del w:id="68" w:author="Ntando Madi" w:date="2026-04-22T18:05:00Z" w16du:dateUtc="2026-04-22T16:05:00Z">
        <w:r w:rsidRPr="007E6FD7" w:rsidDel="003C5D12">
          <w:rPr>
            <w:i/>
            <w:iCs/>
          </w:rPr>
          <w:delText xml:space="preserve">Tahoma – clean and compact </w:delText>
        </w:r>
      </w:del>
    </w:p>
    <w:p w14:paraId="23E90CF7" w14:textId="64AA74D6" w:rsidR="00B41DFC" w:rsidRPr="00E61C71" w:rsidDel="003C5D12" w:rsidRDefault="00B41DFC" w:rsidP="00BA59B4">
      <w:pPr>
        <w:rPr>
          <w:del w:id="69" w:author="Ntando Madi" w:date="2026-04-22T18:05:00Z" w16du:dateUtc="2026-04-22T16:05:00Z"/>
          <w:b/>
          <w:bCs/>
        </w:rPr>
      </w:pPr>
      <w:del w:id="70" w:author="Ntando Madi" w:date="2026-04-22T18:05:00Z" w16du:dateUtc="2026-04-22T16:05:00Z">
        <w:r w:rsidRPr="00E61C71" w:rsidDel="003C5D12">
          <w:rPr>
            <w:b/>
            <w:bCs/>
          </w:rPr>
          <w:delText>Use these for:</w:delText>
        </w:r>
      </w:del>
    </w:p>
    <w:p w14:paraId="3EA33812" w14:textId="1789C25B" w:rsidR="00B41DFC" w:rsidRPr="00E61C71" w:rsidDel="003C5D12" w:rsidRDefault="00B41DFC" w:rsidP="009C7D85">
      <w:pPr>
        <w:rPr>
          <w:del w:id="71" w:author="Ntando Madi" w:date="2026-04-22T18:05:00Z" w16du:dateUtc="2026-04-22T16:05:00Z"/>
        </w:rPr>
        <w:pPrChange w:id="72" w:author="Ntando Madi" w:date="2026-04-22T18:27:00Z" w16du:dateUtc="2026-04-22T16:27:00Z">
          <w:pPr>
            <w:ind w:left="720"/>
          </w:pPr>
        </w:pPrChange>
      </w:pPr>
      <w:del w:id="73" w:author="Ntando Madi" w:date="2026-04-22T18:05:00Z" w16du:dateUtc="2026-04-22T16:05:00Z">
        <w:r w:rsidRPr="00E61C71" w:rsidDel="003C5D12">
          <w:delText xml:space="preserve">Body text </w:delText>
        </w:r>
      </w:del>
    </w:p>
    <w:p w14:paraId="16AAEA4D" w14:textId="4E40B6BF" w:rsidR="00B41DFC" w:rsidRPr="00E61C71" w:rsidDel="003C5D12" w:rsidRDefault="00B41DFC" w:rsidP="009C7D85">
      <w:pPr>
        <w:rPr>
          <w:del w:id="74" w:author="Ntando Madi" w:date="2026-04-22T18:05:00Z" w16du:dateUtc="2026-04-22T16:05:00Z"/>
        </w:rPr>
        <w:pPrChange w:id="75" w:author="Ntando Madi" w:date="2026-04-22T18:27:00Z" w16du:dateUtc="2026-04-22T16:27:00Z">
          <w:pPr>
            <w:ind w:left="720"/>
          </w:pPr>
        </w:pPrChange>
      </w:pPr>
      <w:del w:id="76" w:author="Ntando Madi" w:date="2026-04-22T18:05:00Z" w16du:dateUtc="2026-04-22T16:05:00Z">
        <w:r w:rsidRPr="00E61C71" w:rsidDel="003C5D12">
          <w:delText xml:space="preserve">Navigation menus </w:delText>
        </w:r>
      </w:del>
    </w:p>
    <w:p w14:paraId="35EB44B2" w14:textId="219725C3" w:rsidR="00B41DFC" w:rsidRPr="00E61C71" w:rsidDel="003C5D12" w:rsidRDefault="00B41DFC" w:rsidP="009C7D85">
      <w:pPr>
        <w:rPr>
          <w:del w:id="77" w:author="Ntando Madi" w:date="2026-04-22T18:05:00Z" w16du:dateUtc="2026-04-22T16:05:00Z"/>
        </w:rPr>
        <w:pPrChange w:id="78" w:author="Ntando Madi" w:date="2026-04-22T18:27:00Z" w16du:dateUtc="2026-04-22T16:27:00Z">
          <w:pPr>
            <w:ind w:left="720"/>
          </w:pPr>
        </w:pPrChange>
      </w:pPr>
      <w:del w:id="79" w:author="Ntando Madi" w:date="2026-04-22T18:05:00Z" w16du:dateUtc="2026-04-22T16:05:00Z">
        <w:r w:rsidRPr="00E61C71" w:rsidDel="003C5D12">
          <w:delText xml:space="preserve">Participant names </w:delText>
        </w:r>
      </w:del>
    </w:p>
    <w:p w14:paraId="1DB72766" w14:textId="47131329" w:rsidR="00B41DFC" w:rsidRPr="00B41DFC" w:rsidDel="003C5D12" w:rsidRDefault="00000000" w:rsidP="00BA59B4">
      <w:pPr>
        <w:rPr>
          <w:del w:id="80" w:author="Ntando Madi" w:date="2026-04-22T18:05:00Z" w16du:dateUtc="2026-04-22T16:05:00Z"/>
        </w:rPr>
      </w:pPr>
      <w:del w:id="81" w:author="Ntando Madi" w:date="2026-04-22T18:05:00Z" w16du:dateUtc="2026-04-22T16:05:00Z">
        <w:r w:rsidDel="003C5D12">
          <w:pict w14:anchorId="40527E33">
            <v:rect id="_x0000_i1025" style="width:0;height:1.5pt" o:hralign="center" o:hrstd="t" o:hr="t" fillcolor="#a0a0a0" stroked="f"/>
          </w:pict>
        </w:r>
      </w:del>
    </w:p>
    <w:p w14:paraId="166F3984" w14:textId="54A15980" w:rsidR="00B41DFC" w:rsidRPr="000D38D9" w:rsidDel="003C5D12" w:rsidRDefault="00B41DFC" w:rsidP="009C7D85">
      <w:pPr>
        <w:rPr>
          <w:del w:id="82" w:author="Ntando Madi" w:date="2026-04-22T18:05:00Z" w16du:dateUtc="2026-04-22T16:05:00Z"/>
          <w:b/>
          <w:bCs/>
        </w:rPr>
        <w:pPrChange w:id="83" w:author="Ntando Madi" w:date="2026-04-22T18:27:00Z" w16du:dateUtc="2026-04-22T16:27:00Z">
          <w:pPr>
            <w:pStyle w:val="ListParagraph"/>
            <w:numPr>
              <w:numId w:val="9"/>
            </w:numPr>
            <w:ind w:hanging="360"/>
          </w:pPr>
        </w:pPrChange>
      </w:pPr>
      <w:del w:id="84" w:author="Ntando Madi" w:date="2026-04-22T18:05:00Z" w16du:dateUtc="2026-04-22T16:05:00Z">
        <w:r w:rsidRPr="000D38D9" w:rsidDel="003C5D12">
          <w:rPr>
            <w:b/>
            <w:bCs/>
          </w:rPr>
          <w:delText>Modern website fonts (most popular today)</w:delText>
        </w:r>
      </w:del>
    </w:p>
    <w:p w14:paraId="43FE3F0A" w14:textId="303699EF" w:rsidR="00B41DFC" w:rsidRPr="00B41DFC" w:rsidDel="003C5D12" w:rsidRDefault="00B41DFC" w:rsidP="00BA59B4">
      <w:pPr>
        <w:rPr>
          <w:del w:id="85" w:author="Ntando Madi" w:date="2026-04-22T18:05:00Z" w16du:dateUtc="2026-04-22T16:05:00Z"/>
        </w:rPr>
      </w:pPr>
      <w:del w:id="86" w:author="Ntando Madi" w:date="2026-04-22T18:05:00Z" w16du:dateUtc="2026-04-22T16:05:00Z">
        <w:r w:rsidRPr="00B41DFC" w:rsidDel="003C5D12">
          <w:delText>These are what you’ll see on most modern event websites:</w:delText>
        </w:r>
      </w:del>
    </w:p>
    <w:p w14:paraId="0BC5446B" w14:textId="02681686" w:rsidR="00B41DFC" w:rsidRPr="00B53B2B" w:rsidDel="003C5D12" w:rsidRDefault="00B41DFC" w:rsidP="009C7D85">
      <w:pPr>
        <w:rPr>
          <w:del w:id="87" w:author="Ntando Madi" w:date="2026-04-22T18:05:00Z" w16du:dateUtc="2026-04-22T16:05:00Z"/>
          <w:i/>
          <w:iCs/>
        </w:rPr>
        <w:pPrChange w:id="88" w:author="Ntando Madi" w:date="2026-04-22T18:27:00Z" w16du:dateUtc="2026-04-22T16:27:00Z">
          <w:pPr>
            <w:ind w:left="720"/>
          </w:pPr>
        </w:pPrChange>
      </w:pPr>
      <w:del w:id="89" w:author="Ntando Madi" w:date="2026-04-22T18:05:00Z" w16du:dateUtc="2026-04-22T16:05:00Z">
        <w:r w:rsidRPr="00B53B2B" w:rsidDel="003C5D12">
          <w:rPr>
            <w:i/>
            <w:iCs/>
          </w:rPr>
          <w:delText xml:space="preserve">Roboto – super clean and versatile </w:delText>
        </w:r>
      </w:del>
    </w:p>
    <w:p w14:paraId="29DE71EC" w14:textId="7B4C2B10" w:rsidR="00B41DFC" w:rsidRPr="00B53B2B" w:rsidDel="003C5D12" w:rsidRDefault="00B41DFC" w:rsidP="009C7D85">
      <w:pPr>
        <w:rPr>
          <w:del w:id="90" w:author="Ntando Madi" w:date="2026-04-22T18:05:00Z" w16du:dateUtc="2026-04-22T16:05:00Z"/>
          <w:i/>
          <w:iCs/>
        </w:rPr>
        <w:pPrChange w:id="91" w:author="Ntando Madi" w:date="2026-04-22T18:27:00Z" w16du:dateUtc="2026-04-22T16:27:00Z">
          <w:pPr>
            <w:ind w:left="720"/>
          </w:pPr>
        </w:pPrChange>
      </w:pPr>
      <w:del w:id="92" w:author="Ntando Madi" w:date="2026-04-22T18:05:00Z" w16du:dateUtc="2026-04-22T16:05:00Z">
        <w:r w:rsidRPr="00B53B2B" w:rsidDel="003C5D12">
          <w:rPr>
            <w:i/>
            <w:iCs/>
          </w:rPr>
          <w:delText xml:space="preserve">Open Sans – very readable and friendly </w:delText>
        </w:r>
      </w:del>
    </w:p>
    <w:p w14:paraId="55C53549" w14:textId="569010A2" w:rsidR="00B41DFC" w:rsidRPr="00B53B2B" w:rsidDel="003C5D12" w:rsidRDefault="00B41DFC" w:rsidP="009C7D85">
      <w:pPr>
        <w:rPr>
          <w:del w:id="93" w:author="Ntando Madi" w:date="2026-04-22T18:05:00Z" w16du:dateUtc="2026-04-22T16:05:00Z"/>
          <w:i/>
          <w:iCs/>
        </w:rPr>
        <w:pPrChange w:id="94" w:author="Ntando Madi" w:date="2026-04-22T18:27:00Z" w16du:dateUtc="2026-04-22T16:27:00Z">
          <w:pPr>
            <w:ind w:left="720"/>
          </w:pPr>
        </w:pPrChange>
      </w:pPr>
      <w:del w:id="95" w:author="Ntando Madi" w:date="2026-04-22T18:05:00Z" w16du:dateUtc="2026-04-22T16:05:00Z">
        <w:r w:rsidRPr="00B53B2B" w:rsidDel="003C5D12">
          <w:rPr>
            <w:i/>
            <w:iCs/>
          </w:rPr>
          <w:delText xml:space="preserve">Lato – smooth and slightly stylish </w:delText>
        </w:r>
      </w:del>
    </w:p>
    <w:p w14:paraId="099A2776" w14:textId="3E225E88" w:rsidR="00B41DFC" w:rsidRPr="00F216B0" w:rsidDel="003C5D12" w:rsidRDefault="00B41DFC" w:rsidP="009C7D85">
      <w:pPr>
        <w:rPr>
          <w:del w:id="96" w:author="Ntando Madi" w:date="2026-04-22T18:05:00Z" w16du:dateUtc="2026-04-22T16:05:00Z"/>
          <w:i/>
          <w:iCs/>
        </w:rPr>
        <w:pPrChange w:id="97" w:author="Ntando Madi" w:date="2026-04-22T18:27:00Z" w16du:dateUtc="2026-04-22T16:27:00Z">
          <w:pPr>
            <w:ind w:left="720"/>
          </w:pPr>
        </w:pPrChange>
      </w:pPr>
      <w:del w:id="98" w:author="Ntando Madi" w:date="2026-04-22T18:05:00Z" w16du:dateUtc="2026-04-22T16:05:00Z">
        <w:r w:rsidRPr="00F216B0" w:rsidDel="003C5D12">
          <w:rPr>
            <w:i/>
            <w:iCs/>
          </w:rPr>
          <w:delText xml:space="preserve">Montserrat – bold and great for headings </w:delText>
        </w:r>
      </w:del>
    </w:p>
    <w:p w14:paraId="79E88998" w14:textId="3026F5BB" w:rsidR="00B41DFC" w:rsidRPr="00F216B0" w:rsidDel="003C5D12" w:rsidRDefault="00B41DFC" w:rsidP="00BA59B4">
      <w:pPr>
        <w:rPr>
          <w:del w:id="99" w:author="Ntando Madi" w:date="2026-04-22T18:05:00Z" w16du:dateUtc="2026-04-22T16:05:00Z"/>
          <w:b/>
          <w:bCs/>
        </w:rPr>
      </w:pPr>
      <w:del w:id="100" w:author="Ntando Madi" w:date="2026-04-22T18:05:00Z" w16du:dateUtc="2026-04-22T16:05:00Z">
        <w:r w:rsidRPr="00F216B0" w:rsidDel="003C5D12">
          <w:rPr>
            <w:b/>
            <w:bCs/>
          </w:rPr>
          <w:delText>Use these for:</w:delText>
        </w:r>
      </w:del>
    </w:p>
    <w:p w14:paraId="68F3811B" w14:textId="6592293D" w:rsidR="00B41DFC" w:rsidRPr="00B41DFC" w:rsidDel="003C5D12" w:rsidRDefault="00B41DFC" w:rsidP="009C7D85">
      <w:pPr>
        <w:rPr>
          <w:del w:id="101" w:author="Ntando Madi" w:date="2026-04-22T18:05:00Z" w16du:dateUtc="2026-04-22T16:05:00Z"/>
        </w:rPr>
        <w:pPrChange w:id="102" w:author="Ntando Madi" w:date="2026-04-22T18:27:00Z" w16du:dateUtc="2026-04-22T16:27:00Z">
          <w:pPr>
            <w:ind w:left="720"/>
          </w:pPr>
        </w:pPrChange>
      </w:pPr>
      <w:del w:id="103" w:author="Ntando Madi" w:date="2026-04-22T18:05:00Z" w16du:dateUtc="2026-04-22T16:05:00Z">
        <w:r w:rsidRPr="00B41DFC" w:rsidDel="003C5D12">
          <w:delText xml:space="preserve">Headings (especially Montserrat) </w:delText>
        </w:r>
      </w:del>
    </w:p>
    <w:p w14:paraId="60ACD06F" w14:textId="788B1D37" w:rsidR="00B41DFC" w:rsidRPr="00B41DFC" w:rsidDel="003C5D12" w:rsidRDefault="00B41DFC" w:rsidP="009C7D85">
      <w:pPr>
        <w:rPr>
          <w:del w:id="104" w:author="Ntando Madi" w:date="2026-04-22T18:05:00Z" w16du:dateUtc="2026-04-22T16:05:00Z"/>
        </w:rPr>
        <w:pPrChange w:id="105" w:author="Ntando Madi" w:date="2026-04-22T18:27:00Z" w16du:dateUtc="2026-04-22T16:27:00Z">
          <w:pPr>
            <w:ind w:left="720"/>
          </w:pPr>
        </w:pPrChange>
      </w:pPr>
      <w:del w:id="106" w:author="Ntando Madi" w:date="2026-04-22T18:05:00Z" w16du:dateUtc="2026-04-22T16:05:00Z">
        <w:r w:rsidRPr="00B41DFC" w:rsidDel="003C5D12">
          <w:delText xml:space="preserve">Cards (like participant profiles) </w:delText>
        </w:r>
      </w:del>
    </w:p>
    <w:p w14:paraId="60C5142E" w14:textId="1506EECF" w:rsidR="00B41DFC" w:rsidRPr="00B41DFC" w:rsidDel="003C5D12" w:rsidRDefault="00B41DFC" w:rsidP="009C7D85">
      <w:pPr>
        <w:rPr>
          <w:del w:id="107" w:author="Ntando Madi" w:date="2026-04-22T18:05:00Z" w16du:dateUtc="2026-04-22T16:05:00Z"/>
        </w:rPr>
        <w:pPrChange w:id="108" w:author="Ntando Madi" w:date="2026-04-22T18:27:00Z" w16du:dateUtc="2026-04-22T16:27:00Z">
          <w:pPr>
            <w:ind w:left="720"/>
          </w:pPr>
        </w:pPrChange>
      </w:pPr>
      <w:del w:id="109" w:author="Ntando Madi" w:date="2026-04-22T18:05:00Z" w16du:dateUtc="2026-04-22T16:05:00Z">
        <w:r w:rsidRPr="00B41DFC" w:rsidDel="003C5D12">
          <w:delText xml:space="preserve">Buttons </w:delText>
        </w:r>
      </w:del>
    </w:p>
    <w:p w14:paraId="03A40B19" w14:textId="29545676" w:rsidR="00B41DFC" w:rsidRPr="00B41DFC" w:rsidDel="003C5D12" w:rsidRDefault="00000000" w:rsidP="00BA59B4">
      <w:pPr>
        <w:rPr>
          <w:del w:id="110" w:author="Ntando Madi" w:date="2026-04-22T18:05:00Z" w16du:dateUtc="2026-04-22T16:05:00Z"/>
        </w:rPr>
      </w:pPr>
      <w:del w:id="111" w:author="Ntando Madi" w:date="2026-04-22T18:05:00Z" w16du:dateUtc="2026-04-22T16:05:00Z">
        <w:r w:rsidDel="003C5D12">
          <w:pict w14:anchorId="37C04963">
            <v:rect id="_x0000_i1026" style="width:0;height:1.5pt" o:hrstd="t" o:hr="t" fillcolor="#a0a0a0" stroked="f"/>
          </w:pict>
        </w:r>
      </w:del>
    </w:p>
    <w:p w14:paraId="474A5E27" w14:textId="5BD799F0" w:rsidR="00B41DFC" w:rsidRPr="000D38D9" w:rsidDel="003C5D12" w:rsidRDefault="00B41DFC" w:rsidP="009C7D85">
      <w:pPr>
        <w:rPr>
          <w:del w:id="112" w:author="Ntando Madi" w:date="2026-04-22T18:05:00Z" w16du:dateUtc="2026-04-22T16:05:00Z"/>
          <w:b/>
          <w:bCs/>
        </w:rPr>
        <w:pPrChange w:id="113" w:author="Ntando Madi" w:date="2026-04-22T18:27:00Z" w16du:dateUtc="2026-04-22T16:27:00Z">
          <w:pPr>
            <w:pStyle w:val="ListParagraph"/>
            <w:numPr>
              <w:numId w:val="9"/>
            </w:numPr>
            <w:ind w:hanging="360"/>
          </w:pPr>
        </w:pPrChange>
      </w:pPr>
      <w:del w:id="114" w:author="Ntando Madi" w:date="2026-04-22T18:05:00Z" w16du:dateUtc="2026-04-22T16:05:00Z">
        <w:r w:rsidRPr="000D38D9" w:rsidDel="003C5D12">
          <w:rPr>
            <w:b/>
            <w:bCs/>
          </w:rPr>
          <w:delText>“Event-style” fonts (for titles &amp; vibe)</w:delText>
        </w:r>
      </w:del>
    </w:p>
    <w:p w14:paraId="0B0ACE1F" w14:textId="2A1A4B92" w:rsidR="00B41DFC" w:rsidRPr="00B41DFC" w:rsidDel="003C5D12" w:rsidRDefault="00B41DFC" w:rsidP="00BA59B4">
      <w:pPr>
        <w:rPr>
          <w:del w:id="115" w:author="Ntando Madi" w:date="2026-04-22T18:05:00Z" w16du:dateUtc="2026-04-22T16:05:00Z"/>
        </w:rPr>
      </w:pPr>
      <w:del w:id="116" w:author="Ntando Madi" w:date="2026-04-22T18:05:00Z" w16du:dateUtc="2026-04-22T16:05:00Z">
        <w:r w:rsidRPr="00B41DFC" w:rsidDel="003C5D12">
          <w:delText>These add personality — good for event names, banners, or posters:</w:delText>
        </w:r>
      </w:del>
    </w:p>
    <w:p w14:paraId="38922778" w14:textId="084722A0" w:rsidR="00B41DFC" w:rsidRPr="00C32772" w:rsidDel="003C5D12" w:rsidRDefault="00B41DFC" w:rsidP="009C7D85">
      <w:pPr>
        <w:rPr>
          <w:del w:id="117" w:author="Ntando Madi" w:date="2026-04-22T18:05:00Z" w16du:dateUtc="2026-04-22T16:05:00Z"/>
          <w:i/>
          <w:iCs/>
        </w:rPr>
        <w:pPrChange w:id="118" w:author="Ntando Madi" w:date="2026-04-22T18:27:00Z" w16du:dateUtc="2026-04-22T16:27:00Z">
          <w:pPr>
            <w:ind w:left="720"/>
          </w:pPr>
        </w:pPrChange>
      </w:pPr>
      <w:del w:id="119" w:author="Ntando Madi" w:date="2026-04-22T18:05:00Z" w16du:dateUtc="2026-04-22T16:05:00Z">
        <w:r w:rsidRPr="00C32772" w:rsidDel="003C5D12">
          <w:rPr>
            <w:i/>
            <w:iCs/>
          </w:rPr>
          <w:delText xml:space="preserve">Bebas Neue – bold, perfect for event titles </w:delText>
        </w:r>
      </w:del>
    </w:p>
    <w:p w14:paraId="5A0106E0" w14:textId="4B7A2C38" w:rsidR="00B41DFC" w:rsidRPr="00C32772" w:rsidDel="003C5D12" w:rsidRDefault="00B41DFC" w:rsidP="009C7D85">
      <w:pPr>
        <w:rPr>
          <w:del w:id="120" w:author="Ntando Madi" w:date="2026-04-22T18:05:00Z" w16du:dateUtc="2026-04-22T16:05:00Z"/>
          <w:i/>
          <w:iCs/>
        </w:rPr>
        <w:pPrChange w:id="121" w:author="Ntando Madi" w:date="2026-04-22T18:27:00Z" w16du:dateUtc="2026-04-22T16:27:00Z">
          <w:pPr>
            <w:ind w:left="720"/>
          </w:pPr>
        </w:pPrChange>
      </w:pPr>
      <w:del w:id="122" w:author="Ntando Madi" w:date="2026-04-22T18:05:00Z" w16du:dateUtc="2026-04-22T16:05:00Z">
        <w:r w:rsidRPr="00C32772" w:rsidDel="003C5D12">
          <w:rPr>
            <w:i/>
            <w:iCs/>
          </w:rPr>
          <w:delText xml:space="preserve">Oswald – strong and modern </w:delText>
        </w:r>
      </w:del>
    </w:p>
    <w:p w14:paraId="7471A8DF" w14:textId="64565880" w:rsidR="00B41DFC" w:rsidRPr="00C32772" w:rsidDel="003C5D12" w:rsidRDefault="00B41DFC" w:rsidP="009C7D85">
      <w:pPr>
        <w:rPr>
          <w:del w:id="123" w:author="Ntando Madi" w:date="2026-04-22T18:05:00Z" w16du:dateUtc="2026-04-22T16:05:00Z"/>
          <w:i/>
          <w:iCs/>
        </w:rPr>
        <w:pPrChange w:id="124" w:author="Ntando Madi" w:date="2026-04-22T18:27:00Z" w16du:dateUtc="2026-04-22T16:27:00Z">
          <w:pPr>
            <w:ind w:left="720"/>
          </w:pPr>
        </w:pPrChange>
      </w:pPr>
      <w:del w:id="125" w:author="Ntando Madi" w:date="2026-04-22T18:05:00Z" w16du:dateUtc="2026-04-22T16:05:00Z">
        <w:r w:rsidRPr="00C32772" w:rsidDel="003C5D12">
          <w:rPr>
            <w:i/>
            <w:iCs/>
          </w:rPr>
          <w:delText xml:space="preserve">Playfair Display – elegant (good for formal events) </w:delText>
        </w:r>
      </w:del>
    </w:p>
    <w:p w14:paraId="476869A0" w14:textId="028C6B8A" w:rsidR="00B41DFC" w:rsidRPr="00E61C71" w:rsidDel="003C5D12" w:rsidRDefault="00B41DFC" w:rsidP="00BA59B4">
      <w:pPr>
        <w:rPr>
          <w:del w:id="126" w:author="Ntando Madi" w:date="2026-04-22T18:05:00Z" w16du:dateUtc="2026-04-22T16:05:00Z"/>
          <w:b/>
          <w:bCs/>
        </w:rPr>
      </w:pPr>
      <w:del w:id="127" w:author="Ntando Madi" w:date="2026-04-22T18:05:00Z" w16du:dateUtc="2026-04-22T16:05:00Z">
        <w:r w:rsidRPr="00B41DFC" w:rsidDel="003C5D12">
          <w:delText xml:space="preserve"> </w:delText>
        </w:r>
        <w:r w:rsidRPr="00E61C71" w:rsidDel="003C5D12">
          <w:rPr>
            <w:b/>
            <w:bCs/>
          </w:rPr>
          <w:delText>Use these for:</w:delText>
        </w:r>
      </w:del>
    </w:p>
    <w:p w14:paraId="0BA8E749" w14:textId="6C620167" w:rsidR="00B41DFC" w:rsidRPr="00B41DFC" w:rsidDel="003C5D12" w:rsidRDefault="00B41DFC" w:rsidP="009C7D85">
      <w:pPr>
        <w:rPr>
          <w:del w:id="128" w:author="Ntando Madi" w:date="2026-04-22T18:05:00Z" w16du:dateUtc="2026-04-22T16:05:00Z"/>
        </w:rPr>
        <w:pPrChange w:id="129" w:author="Ntando Madi" w:date="2026-04-22T18:27:00Z" w16du:dateUtc="2026-04-22T16:27:00Z">
          <w:pPr>
            <w:ind w:left="720"/>
          </w:pPr>
        </w:pPrChange>
      </w:pPr>
      <w:del w:id="130" w:author="Ntando Madi" w:date="2026-04-22T18:05:00Z" w16du:dateUtc="2026-04-22T16:05:00Z">
        <w:r w:rsidRPr="00B41DFC" w:rsidDel="003C5D12">
          <w:delText xml:space="preserve">Event title </w:delText>
        </w:r>
      </w:del>
    </w:p>
    <w:p w14:paraId="69BD8BEC" w14:textId="5CD9E194" w:rsidR="00B41DFC" w:rsidRPr="00B41DFC" w:rsidDel="003C5D12" w:rsidRDefault="00B41DFC" w:rsidP="009C7D85">
      <w:pPr>
        <w:rPr>
          <w:del w:id="131" w:author="Ntando Madi" w:date="2026-04-22T18:05:00Z" w16du:dateUtc="2026-04-22T16:05:00Z"/>
        </w:rPr>
        <w:pPrChange w:id="132" w:author="Ntando Madi" w:date="2026-04-22T18:27:00Z" w16du:dateUtc="2026-04-22T16:27:00Z">
          <w:pPr>
            <w:ind w:left="720"/>
          </w:pPr>
        </w:pPrChange>
      </w:pPr>
      <w:del w:id="133" w:author="Ntando Madi" w:date="2026-04-22T18:05:00Z" w16du:dateUtc="2026-04-22T16:05:00Z">
        <w:r w:rsidRPr="00B41DFC" w:rsidDel="003C5D12">
          <w:delText xml:space="preserve">Hero section (top of page) </w:delText>
        </w:r>
      </w:del>
    </w:p>
    <w:p w14:paraId="27ADC39D" w14:textId="4FBF2A4F" w:rsidR="00B41DFC" w:rsidRPr="00B41DFC" w:rsidDel="003C5D12" w:rsidRDefault="00B41DFC" w:rsidP="009C7D85">
      <w:pPr>
        <w:rPr>
          <w:del w:id="134" w:author="Ntando Madi" w:date="2026-04-22T18:05:00Z" w16du:dateUtc="2026-04-22T16:05:00Z"/>
        </w:rPr>
        <w:pPrChange w:id="135" w:author="Ntando Madi" w:date="2026-04-22T18:27:00Z" w16du:dateUtc="2026-04-22T16:27:00Z">
          <w:pPr>
            <w:ind w:left="720"/>
          </w:pPr>
        </w:pPrChange>
      </w:pPr>
      <w:del w:id="136" w:author="Ntando Madi" w:date="2026-04-22T18:05:00Z" w16du:dateUtc="2026-04-22T16:05:00Z">
        <w:r w:rsidRPr="00B41DFC" w:rsidDel="003C5D12">
          <w:delText>Posters / banners</w:delText>
        </w:r>
      </w:del>
    </w:p>
    <w:p w14:paraId="39FC7FFE" w14:textId="2D4D1890" w:rsidR="00537389" w:rsidDel="003C5D12" w:rsidRDefault="00726CF0" w:rsidP="009C7D85">
      <w:pPr>
        <w:rPr>
          <w:del w:id="137" w:author="Ntando Madi" w:date="2026-04-22T18:05:00Z" w16du:dateUtc="2026-04-22T16:05:00Z"/>
        </w:rPr>
        <w:pPrChange w:id="138" w:author="Ntando Madi" w:date="2026-04-22T18:27:00Z" w16du:dateUtc="2026-04-22T16:27:00Z">
          <w:pPr>
            <w:pStyle w:val="Heading2"/>
          </w:pPr>
        </w:pPrChange>
      </w:pPr>
      <w:bookmarkStart w:id="139" w:name="_Toc227012505"/>
      <w:del w:id="140" w:author="Ntando Madi" w:date="2026-04-22T18:05:00Z" w16du:dateUtc="2026-04-22T16:05:00Z">
        <w:r w:rsidDel="003C5D12">
          <w:delText>Text alignment</w:delText>
        </w:r>
        <w:bookmarkEnd w:id="139"/>
      </w:del>
    </w:p>
    <w:p w14:paraId="37ABE330" w14:textId="75344E57" w:rsidR="00BE7E62" w:rsidRPr="00BE7E62" w:rsidDel="003C5D12" w:rsidRDefault="00BE7E62" w:rsidP="00BA59B4">
      <w:pPr>
        <w:rPr>
          <w:del w:id="141" w:author="Ntando Madi" w:date="2026-04-22T18:05:00Z" w16du:dateUtc="2026-04-22T16:05:00Z"/>
        </w:rPr>
      </w:pPr>
      <w:del w:id="142" w:author="Ntando Madi" w:date="2026-04-22T18:05:00Z" w16du:dateUtc="2026-04-22T16:05:00Z">
        <w:r w:rsidDel="003C5D12">
          <w:delText>*****</w:delText>
        </w:r>
      </w:del>
    </w:p>
    <w:p w14:paraId="019776E9" w14:textId="3DE81256" w:rsidR="00726CF0" w:rsidRPr="00726CF0" w:rsidRDefault="00726CF0" w:rsidP="009C7D85"/>
    <w:p w14:paraId="2B6CD111" w14:textId="53A61FFD" w:rsidR="00E75AA5" w:rsidRDefault="008B7FCA" w:rsidP="00170203">
      <w:pPr>
        <w:pStyle w:val="Heading2"/>
        <w:rPr>
          <w:ins w:id="143" w:author="Ntando Madi" w:date="2026-04-22T18:27:00Z" w16du:dateUtc="2026-04-22T16:27:00Z"/>
        </w:rPr>
      </w:pPr>
      <w:bookmarkStart w:id="144" w:name="_Toc227774175"/>
      <w:ins w:id="145" w:author="Ntando Madi" w:date="2026-04-22T18:10:00Z">
        <w:r w:rsidRPr="008B7FCA">
          <w:rPr>
            <w:rPrChange w:id="146" w:author="Ntando Madi" w:date="2026-04-22T18:10:00Z" w16du:dateUtc="2026-04-22T16:10:00Z">
              <w:rPr>
                <w:b/>
                <w:bCs/>
              </w:rPr>
            </w:rPrChange>
          </w:rPr>
          <w:t>Thato Sekoto</w:t>
        </w:r>
      </w:ins>
      <w:ins w:id="147" w:author="Ntando Madi" w:date="2026-04-22T18:17:00Z" w16du:dateUtc="2026-04-22T16:17:00Z">
        <w:r w:rsidR="007414A9">
          <w:t xml:space="preserve"> </w:t>
        </w:r>
      </w:ins>
      <w:ins w:id="148" w:author="Ntando Madi" w:date="2026-04-22T18:18:00Z" w16du:dateUtc="2026-04-22T16:18:00Z">
        <w:r w:rsidR="00C34C80">
          <w:t xml:space="preserve">- </w:t>
        </w:r>
      </w:ins>
      <w:ins w:id="149" w:author="Ntando Madi" w:date="2026-04-22T18:07:00Z" w16du:dateUtc="2026-04-22T16:07:00Z">
        <w:r w:rsidR="00E75AA5">
          <w:t>E</w:t>
        </w:r>
      </w:ins>
      <w:ins w:id="150" w:author="Ntando Madi" w:date="2026-04-22T18:08:00Z" w16du:dateUtc="2026-04-22T16:08:00Z">
        <w:r w:rsidR="00E75AA5">
          <w:t>vent details</w:t>
        </w:r>
        <w:r w:rsidR="00DB57A7">
          <w:t xml:space="preserve"> page</w:t>
        </w:r>
      </w:ins>
      <w:bookmarkEnd w:id="144"/>
    </w:p>
    <w:p w14:paraId="41BD5E2C" w14:textId="6640F381" w:rsidR="009C7D85" w:rsidRPr="009C7D85" w:rsidRDefault="009C7D85" w:rsidP="009C7D85">
      <w:pPr>
        <w:rPr>
          <w:ins w:id="151" w:author="Ntando Madi" w:date="2026-04-22T18:08:00Z" w16du:dateUtc="2026-04-22T16:08:00Z"/>
        </w:rPr>
        <w:pPrChange w:id="152" w:author="Ntando Madi" w:date="2026-04-22T18:27:00Z" w16du:dateUtc="2026-04-22T16:27:00Z">
          <w:pPr>
            <w:pStyle w:val="Heading2"/>
          </w:pPr>
        </w:pPrChange>
      </w:pPr>
      <w:ins w:id="153" w:author="Ntando Madi" w:date="2026-04-22T18:28:00Z" w16du:dateUtc="2026-04-22T16:28:00Z">
        <w:r>
          <w:t>Worked on the layout of</w:t>
        </w:r>
        <w:r w:rsidR="003E3C1E">
          <w:t xml:space="preserve"> the and the details specified within the events details page. </w:t>
        </w:r>
      </w:ins>
      <w:ins w:id="154" w:author="Ntando Madi" w:date="2026-04-22T18:29:00Z" w16du:dateUtc="2026-04-22T16:29:00Z">
        <w:r w:rsidR="004F1E66">
          <w:t>As well as t</w:t>
        </w:r>
        <w:r w:rsidR="005A5109">
          <w:t>he addition of the location widget as specified by the require</w:t>
        </w:r>
      </w:ins>
      <w:ins w:id="155" w:author="Ntando Madi" w:date="2026-04-22T18:30:00Z" w16du:dateUtc="2026-04-22T16:30:00Z">
        <w:r w:rsidR="004F1E66">
          <w:t>ments.</w:t>
        </w:r>
      </w:ins>
      <w:ins w:id="156" w:author="Ntando Madi" w:date="2026-04-22T18:29:00Z" w16du:dateUtc="2026-04-22T16:29:00Z">
        <w:r w:rsidR="005A5109">
          <w:t xml:space="preserve">  </w:t>
        </w:r>
      </w:ins>
    </w:p>
    <w:p w14:paraId="3A46C620" w14:textId="1C58D107" w:rsidR="00537389" w:rsidDel="004F1E66" w:rsidRDefault="00E75AA5" w:rsidP="004F1E66">
      <w:pPr>
        <w:pStyle w:val="Heading2"/>
        <w:rPr>
          <w:del w:id="157" w:author="Ntando Madi" w:date="2026-04-22T18:09:00Z" w16du:dateUtc="2026-04-22T16:09:00Z"/>
        </w:rPr>
        <w:pPrChange w:id="158" w:author="Ntando Madi" w:date="2026-04-22T18:30:00Z" w16du:dateUtc="2026-04-22T16:30:00Z">
          <w:pPr>
            <w:pStyle w:val="Heading2"/>
          </w:pPr>
        </w:pPrChange>
      </w:pPr>
      <w:bookmarkStart w:id="159" w:name="_Toc227774176"/>
      <w:ins w:id="160" w:author="Ntando Madi" w:date="2026-04-22T18:08:00Z" w16du:dateUtc="2026-04-22T16:08:00Z">
        <w:r>
          <w:t>Ntando Madi</w:t>
        </w:r>
      </w:ins>
      <w:ins w:id="161" w:author="Ntando Madi" w:date="2026-04-22T18:17:00Z" w16du:dateUtc="2026-04-22T16:17:00Z">
        <w:r w:rsidR="007414A9">
          <w:t xml:space="preserve"> </w:t>
        </w:r>
        <w:r w:rsidR="00FC7723">
          <w:t xml:space="preserve">- </w:t>
        </w:r>
      </w:ins>
      <w:ins w:id="162" w:author="Ntando Madi" w:date="2026-04-22T18:08:00Z" w16du:dateUtc="2026-04-22T16:08:00Z">
        <w:r w:rsidR="00DB57A7">
          <w:t>participation page</w:t>
        </w:r>
      </w:ins>
      <w:bookmarkEnd w:id="159"/>
      <w:r w:rsidR="00537389">
        <w:tab/>
      </w:r>
    </w:p>
    <w:p w14:paraId="0CC91DF2" w14:textId="77777777" w:rsidR="004F1E66" w:rsidRPr="004F1E66" w:rsidRDefault="004F1E66" w:rsidP="004F1E66">
      <w:pPr>
        <w:pStyle w:val="Heading2"/>
        <w:rPr>
          <w:ins w:id="163" w:author="Ntando Madi" w:date="2026-04-22T18:30:00Z" w16du:dateUtc="2026-04-22T16:30:00Z"/>
        </w:rPr>
        <w:pPrChange w:id="164" w:author="Ntando Madi" w:date="2026-04-22T18:30:00Z" w16du:dateUtc="2026-04-22T16:30:00Z">
          <w:pPr>
            <w:tabs>
              <w:tab w:val="left" w:pos="2832"/>
            </w:tabs>
          </w:pPr>
        </w:pPrChange>
      </w:pPr>
    </w:p>
    <w:p w14:paraId="75E61996" w14:textId="6545ACAD" w:rsidR="001A54DA" w:rsidRDefault="005F62F3" w:rsidP="004F1E66">
      <w:pPr>
        <w:rPr>
          <w:ins w:id="165" w:author="Ntando Madi" w:date="2026-04-22T18:36:00Z" w16du:dateUtc="2026-04-22T16:36:00Z"/>
        </w:rPr>
      </w:pPr>
      <w:ins w:id="166" w:author="Ntando Madi" w:date="2026-04-22T18:30:00Z" w16du:dateUtc="2026-04-22T16:30:00Z">
        <w:r>
          <w:t>Worked on the</w:t>
        </w:r>
      </w:ins>
      <w:ins w:id="167" w:author="Ntando Madi" w:date="2026-04-22T18:31:00Z" w16du:dateUtc="2026-04-22T16:31:00Z">
        <w:r w:rsidR="00341843">
          <w:t xml:space="preserve"> layout and the information used in the</w:t>
        </w:r>
      </w:ins>
      <w:ins w:id="168" w:author="Ntando Madi" w:date="2026-04-22T18:30:00Z" w16du:dateUtc="2026-04-22T16:30:00Z">
        <w:r>
          <w:t xml:space="preserve"> </w:t>
        </w:r>
      </w:ins>
      <w:ins w:id="169" w:author="Ntando Madi" w:date="2026-04-22T18:33:00Z" w16du:dateUtc="2026-04-22T16:33:00Z">
        <w:r w:rsidR="00E66256">
          <w:t>participant’s</w:t>
        </w:r>
      </w:ins>
      <w:ins w:id="170" w:author="Ntando Madi" w:date="2026-04-22T18:31:00Z" w16du:dateUtc="2026-04-22T16:31:00Z">
        <w:r>
          <w:t xml:space="preserve"> page</w:t>
        </w:r>
      </w:ins>
      <w:ins w:id="171" w:author="Ntando Madi" w:date="2026-04-22T18:32:00Z" w16du:dateUtc="2026-04-22T16:32:00Z">
        <w:r w:rsidR="00332913">
          <w:t xml:space="preserve">. As well as the </w:t>
        </w:r>
        <w:r w:rsidR="00DB659B">
          <w:t>addition of the social media links</w:t>
        </w:r>
      </w:ins>
      <w:ins w:id="172" w:author="Ntando Madi" w:date="2026-04-22T18:33:00Z" w16du:dateUtc="2026-04-22T16:33:00Z">
        <w:r w:rsidR="00E66256">
          <w:t xml:space="preserve"> </w:t>
        </w:r>
        <w:r w:rsidR="00E66256" w:rsidRPr="006E1CB5">
          <w:rPr>
            <w:i/>
            <w:iCs/>
            <w:rPrChange w:id="173" w:author="Ntando Madi" w:date="2026-04-22T18:36:00Z" w16du:dateUtc="2026-04-22T16:36:00Z">
              <w:rPr/>
            </w:rPrChange>
          </w:rPr>
          <w:t>(placeholders)</w:t>
        </w:r>
      </w:ins>
      <w:ins w:id="174" w:author="Ntando Madi" w:date="2026-04-22T18:32:00Z" w16du:dateUtc="2026-04-22T16:32:00Z">
        <w:r w:rsidR="00DB659B">
          <w:t xml:space="preserve"> as specified</w:t>
        </w:r>
      </w:ins>
      <w:ins w:id="175" w:author="Ntando Madi" w:date="2026-04-22T18:33:00Z" w16du:dateUtc="2026-04-22T16:33:00Z">
        <w:r w:rsidR="00DB659B">
          <w:t xml:space="preserve"> by the </w:t>
        </w:r>
        <w:r w:rsidR="00E66256">
          <w:t>requirements.</w:t>
        </w:r>
      </w:ins>
      <w:ins w:id="176" w:author="Ntando Madi" w:date="2026-04-22T18:36:00Z" w16du:dateUtc="2026-04-22T16:36:00Z">
        <w:r w:rsidR="006E1CB5">
          <w:t xml:space="preserve"> The implementation of a coherent </w:t>
        </w:r>
        <w:r w:rsidR="001A54DA">
          <w:t>theme.</w:t>
        </w:r>
      </w:ins>
      <w:ins w:id="177" w:author="Ntando Madi" w:date="2026-04-22T19:58:00Z" w16du:dateUtc="2026-04-22T17:58:00Z">
        <w:r w:rsidR="00BA59B4">
          <w:t xml:space="preserve"> </w:t>
        </w:r>
      </w:ins>
    </w:p>
    <w:p w14:paraId="4AB98E6B" w14:textId="43A60A39" w:rsidR="00537389" w:rsidRDefault="001A54DA" w:rsidP="00646D50">
      <w:pPr>
        <w:pStyle w:val="Heading2"/>
        <w:rPr>
          <w:ins w:id="178" w:author="Ntando Madi" w:date="2026-04-22T18:37:00Z" w16du:dateUtc="2026-04-22T16:37:00Z"/>
        </w:rPr>
      </w:pPr>
      <w:ins w:id="179" w:author="Ntando Madi" w:date="2026-04-22T18:36:00Z" w16du:dateUtc="2026-04-22T16:36:00Z">
        <w:r>
          <w:t xml:space="preserve">Keabestwe </w:t>
        </w:r>
      </w:ins>
      <w:ins w:id="180" w:author="Ntando Madi" w:date="2026-04-22T18:37:00Z" w16du:dateUtc="2026-04-22T16:37:00Z">
        <w:r w:rsidR="00646D50">
          <w:t>Makgopa – Registration Page</w:t>
        </w:r>
      </w:ins>
      <w:ins w:id="181" w:author="Ntando Madi" w:date="2026-04-22T18:36:00Z" w16du:dateUtc="2026-04-22T16:36:00Z">
        <w:r w:rsidR="006E1CB5">
          <w:t xml:space="preserve"> </w:t>
        </w:r>
      </w:ins>
    </w:p>
    <w:p w14:paraId="55E40686" w14:textId="237EAF42" w:rsidR="00646D50" w:rsidRDefault="00646D50" w:rsidP="00646D50">
      <w:pPr>
        <w:rPr>
          <w:ins w:id="182" w:author="Ntando Madi" w:date="2026-04-22T19:27:00Z" w16du:dateUtc="2026-04-22T17:27:00Z"/>
        </w:rPr>
      </w:pPr>
      <w:ins w:id="183" w:author="Ntando Madi" w:date="2026-04-22T18:37:00Z" w16du:dateUtc="2026-04-22T16:37:00Z">
        <w:r>
          <w:t xml:space="preserve">Worked on the structure and layout of </w:t>
        </w:r>
      </w:ins>
      <w:ins w:id="184" w:author="Ntando Madi" w:date="2026-04-22T18:38:00Z" w16du:dateUtc="2026-04-22T16:38:00Z">
        <w:r w:rsidR="002C6ABA">
          <w:t>the registration, the design of the form used as means of registration</w:t>
        </w:r>
        <w:r w:rsidR="00111191">
          <w:t>.</w:t>
        </w:r>
      </w:ins>
    </w:p>
    <w:p w14:paraId="02691551" w14:textId="77777777" w:rsidR="00377777" w:rsidRDefault="00377777" w:rsidP="00646D50">
      <w:pPr>
        <w:rPr>
          <w:ins w:id="185" w:author="Ntando Madi" w:date="2026-04-22T19:27:00Z" w16du:dateUtc="2026-04-22T17:27:00Z"/>
        </w:rPr>
      </w:pPr>
    </w:p>
    <w:p w14:paraId="5762AB96" w14:textId="77777777" w:rsidR="00377777" w:rsidRDefault="00377777" w:rsidP="00646D50">
      <w:pPr>
        <w:rPr>
          <w:ins w:id="186" w:author="Ntando Madi" w:date="2026-04-22T19:27:00Z" w16du:dateUtc="2026-04-22T17:27:00Z"/>
        </w:rPr>
      </w:pPr>
    </w:p>
    <w:p w14:paraId="3EB19729" w14:textId="0A689219" w:rsidR="00573EFF" w:rsidRDefault="00573EFF">
      <w:pPr>
        <w:rPr>
          <w:ins w:id="187" w:author="Ntando Madi" w:date="2026-04-22T19:27:00Z" w16du:dateUtc="2026-04-22T17:27:00Z"/>
        </w:rPr>
      </w:pPr>
      <w:ins w:id="188" w:author="Ntando Madi" w:date="2026-04-22T19:27:00Z" w16du:dateUtc="2026-04-22T17:27:00Z">
        <w:r>
          <w:br w:type="page"/>
        </w:r>
      </w:ins>
    </w:p>
    <w:customXmlInsRangeStart w:id="189" w:author="Ntando Madi" w:date="2026-04-22T19:44:00Z"/>
    <w:sdt>
      <w:sdtPr>
        <w:id w:val="207697527"/>
        <w:docPartObj>
          <w:docPartGallery w:val="Bibliographies"/>
          <w:docPartUnique/>
        </w:docPartObj>
      </w:sdtPr>
      <w:sdtEndPr>
        <w:rPr>
          <w:rFonts w:ascii="Arial Nova Cond" w:eastAsiaTheme="minorHAnsi" w:hAnsi="Arial Nova Cond" w:cstheme="minorBidi"/>
          <w:color w:val="auto"/>
          <w:sz w:val="24"/>
          <w:szCs w:val="24"/>
        </w:rPr>
      </w:sdtEndPr>
      <w:sdtContent>
        <w:customXmlInsRangeEnd w:id="189"/>
        <w:p w14:paraId="14457109" w14:textId="2ABBEAF1" w:rsidR="00B7049F" w:rsidRDefault="00B7049F">
          <w:pPr>
            <w:pStyle w:val="Heading1"/>
            <w:rPr>
              <w:ins w:id="190" w:author="Ntando Madi" w:date="2026-04-22T19:44:00Z" w16du:dateUtc="2026-04-22T17:44:00Z"/>
            </w:rPr>
          </w:pPr>
          <w:ins w:id="191" w:author="Ntando Madi" w:date="2026-04-22T19:44:00Z" w16du:dateUtc="2026-04-22T17:44:00Z">
            <w:r>
              <w:t>References</w:t>
            </w:r>
          </w:ins>
        </w:p>
        <w:customXmlInsRangeStart w:id="192" w:author="Ntando Madi" w:date="2026-04-22T19:44:00Z"/>
        <w:sdt>
          <w:sdtPr>
            <w:id w:val="-573587230"/>
            <w:bibliography/>
          </w:sdtPr>
          <w:sdtContent>
            <w:customXmlInsRangeEnd w:id="192"/>
            <w:p w14:paraId="6057AA3C" w14:textId="77777777" w:rsidR="00B7049F" w:rsidRDefault="00B7049F" w:rsidP="00B7049F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ins w:id="193" w:author="Ntando Madi" w:date="2026-04-22T19:44:00Z" w16du:dateUtc="2026-04-22T17:44:00Z">
                <w:r>
                  <w:fldChar w:fldCharType="begin"/>
                </w:r>
                <w:r>
                  <w:instrText xml:space="preserve"> BIBLIOGRAPHY </w:instrText>
                </w:r>
                <w:r>
                  <w:fldChar w:fldCharType="separate"/>
                </w:r>
              </w:ins>
              <w:r>
                <w:rPr>
                  <w:noProof/>
                </w:rPr>
                <w:t xml:space="preserve">Knowledge, W. T. (Director). (2023). </w:t>
              </w:r>
              <w:r>
                <w:rPr>
                  <w:i/>
                  <w:iCs/>
                  <w:noProof/>
                </w:rPr>
                <w:t>https://youtu.be/7nJN12cHyv8?si=ME7j_pdavwmW_CYI</w:t>
              </w:r>
              <w:r>
                <w:rPr>
                  <w:noProof/>
                </w:rPr>
                <w:t xml:space="preserve"> [Motion Picture].</w:t>
              </w:r>
            </w:p>
            <w:p w14:paraId="1E2AAEEB" w14:textId="77777777" w:rsidR="00B7049F" w:rsidRDefault="00B7049F" w:rsidP="00B7049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Svels, L. (2019). </w:t>
              </w:r>
              <w:r>
                <w:rPr>
                  <w:i/>
                  <w:iCs/>
                  <w:noProof/>
                </w:rPr>
                <w:t>Course, HTML CSS and JavaScript for Beginners - A Web Design.</w:t>
              </w:r>
              <w:r>
                <w:rPr>
                  <w:noProof/>
                </w:rPr>
                <w:t xml:space="preserve"> Packt Publishing.</w:t>
              </w:r>
            </w:p>
            <w:p w14:paraId="66852F28" w14:textId="77777777" w:rsidR="00B7049F" w:rsidRDefault="00B7049F" w:rsidP="00B7049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W3. (2026, April 16). </w:t>
              </w:r>
              <w:r>
                <w:rPr>
                  <w:i/>
                  <w:iCs/>
                  <w:noProof/>
                </w:rPr>
                <w:t>HTML</w:t>
              </w:r>
              <w:r>
                <w:rPr>
                  <w:noProof/>
                </w:rPr>
                <w:t>. Retrieved from W3 Schools: https://www.w3schools.com/css/default.asp</w:t>
              </w:r>
            </w:p>
            <w:p w14:paraId="1E6EFDCE" w14:textId="77777777" w:rsidR="00B7049F" w:rsidRDefault="00B7049F" w:rsidP="00B7049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W3 Schools. (2026, April 18). </w:t>
              </w:r>
              <w:r>
                <w:rPr>
                  <w:i/>
                  <w:iCs/>
                  <w:noProof/>
                </w:rPr>
                <w:t>CSS</w:t>
              </w:r>
              <w:r>
                <w:rPr>
                  <w:noProof/>
                </w:rPr>
                <w:t>. Retrieved from W3 Schools: https://www.w3schools.com/css/default.asp</w:t>
              </w:r>
            </w:p>
            <w:p w14:paraId="230B8D5F" w14:textId="77777777" w:rsidR="00B7049F" w:rsidRDefault="00B7049F" w:rsidP="00B7049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Wolf, J., &amp; Inc, R. P. (2025). </w:t>
              </w:r>
              <w:r>
                <w:rPr>
                  <w:i/>
                  <w:iCs/>
                  <w:noProof/>
                </w:rPr>
                <w:t>HTML and CSS.</w:t>
              </w:r>
              <w:r>
                <w:rPr>
                  <w:noProof/>
                </w:rPr>
                <w:t xml:space="preserve"> Packt Publishing.</w:t>
              </w:r>
            </w:p>
            <w:p w14:paraId="470E1CBE" w14:textId="7B84A507" w:rsidR="00B7049F" w:rsidRDefault="00B7049F" w:rsidP="00B7049F">
              <w:pPr>
                <w:rPr>
                  <w:ins w:id="194" w:author="Ntando Madi" w:date="2026-04-22T19:44:00Z" w16du:dateUtc="2026-04-22T17:44:00Z"/>
                </w:rPr>
              </w:pPr>
              <w:ins w:id="195" w:author="Ntando Madi" w:date="2026-04-22T19:44:00Z" w16du:dateUtc="2026-04-22T17:44:00Z">
                <w:r>
                  <w:rPr>
                    <w:b/>
                    <w:bCs/>
                    <w:noProof/>
                  </w:rPr>
                  <w:fldChar w:fldCharType="end"/>
                </w:r>
              </w:ins>
            </w:p>
            <w:customXmlInsRangeStart w:id="196" w:author="Ntando Madi" w:date="2026-04-22T19:44:00Z"/>
          </w:sdtContent>
        </w:sdt>
        <w:customXmlInsRangeEnd w:id="196"/>
        <w:customXmlInsRangeStart w:id="197" w:author="Ntando Madi" w:date="2026-04-22T19:44:00Z"/>
      </w:sdtContent>
    </w:sdt>
    <w:customXmlInsRangeEnd w:id="197"/>
    <w:p w14:paraId="68B98E04" w14:textId="77777777" w:rsidR="00377777" w:rsidRPr="00646D50" w:rsidRDefault="00377777" w:rsidP="00646D50"/>
    <w:sectPr w:rsidR="00377777" w:rsidRPr="00646D50" w:rsidSect="00490CC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Bebas Neue"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4C"/>
    <w:multiLevelType w:val="hybridMultilevel"/>
    <w:tmpl w:val="481E3E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437FB"/>
    <w:multiLevelType w:val="multilevel"/>
    <w:tmpl w:val="9AC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002C"/>
    <w:multiLevelType w:val="hybridMultilevel"/>
    <w:tmpl w:val="E9B69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227E8"/>
    <w:multiLevelType w:val="multilevel"/>
    <w:tmpl w:val="305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4854"/>
    <w:multiLevelType w:val="multilevel"/>
    <w:tmpl w:val="0A4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17720"/>
    <w:multiLevelType w:val="hybridMultilevel"/>
    <w:tmpl w:val="EF02BE9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B7DA8"/>
    <w:multiLevelType w:val="multilevel"/>
    <w:tmpl w:val="BDC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75DAF"/>
    <w:multiLevelType w:val="multilevel"/>
    <w:tmpl w:val="BF8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C7CFF"/>
    <w:multiLevelType w:val="multilevel"/>
    <w:tmpl w:val="2BD4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269707">
    <w:abstractNumId w:val="0"/>
  </w:num>
  <w:num w:numId="2" w16cid:durableId="942954505">
    <w:abstractNumId w:val="4"/>
  </w:num>
  <w:num w:numId="3" w16cid:durableId="381755179">
    <w:abstractNumId w:val="3"/>
  </w:num>
  <w:num w:numId="4" w16cid:durableId="280960790">
    <w:abstractNumId w:val="8"/>
  </w:num>
  <w:num w:numId="5" w16cid:durableId="863476">
    <w:abstractNumId w:val="6"/>
  </w:num>
  <w:num w:numId="6" w16cid:durableId="639772437">
    <w:abstractNumId w:val="7"/>
  </w:num>
  <w:num w:numId="7" w16cid:durableId="1950089815">
    <w:abstractNumId w:val="1"/>
  </w:num>
  <w:num w:numId="8" w16cid:durableId="1534071810">
    <w:abstractNumId w:val="5"/>
  </w:num>
  <w:num w:numId="9" w16cid:durableId="16740535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tando Madi">
    <w15:presenceInfo w15:providerId="AD" w15:userId="S::606777@student.belgiumcampus.ac.za::998d6494-8c89-4e3d-9b24-1fd751c717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ocumentProtection w:edit="trackedChange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3A"/>
    <w:rsid w:val="00065A7B"/>
    <w:rsid w:val="000D38D9"/>
    <w:rsid w:val="000E61BD"/>
    <w:rsid w:val="00111191"/>
    <w:rsid w:val="00130FE7"/>
    <w:rsid w:val="0016099E"/>
    <w:rsid w:val="00170203"/>
    <w:rsid w:val="0019506F"/>
    <w:rsid w:val="001A54DA"/>
    <w:rsid w:val="001D23F7"/>
    <w:rsid w:val="00215F90"/>
    <w:rsid w:val="00245393"/>
    <w:rsid w:val="0025644E"/>
    <w:rsid w:val="00263A50"/>
    <w:rsid w:val="0029153C"/>
    <w:rsid w:val="002C6ABA"/>
    <w:rsid w:val="00332913"/>
    <w:rsid w:val="00341843"/>
    <w:rsid w:val="00354884"/>
    <w:rsid w:val="00377777"/>
    <w:rsid w:val="003C5D12"/>
    <w:rsid w:val="003E3C1E"/>
    <w:rsid w:val="0041063A"/>
    <w:rsid w:val="00443EA4"/>
    <w:rsid w:val="00490CC1"/>
    <w:rsid w:val="004F1E66"/>
    <w:rsid w:val="00537389"/>
    <w:rsid w:val="00573EFF"/>
    <w:rsid w:val="005A5109"/>
    <w:rsid w:val="005D3DD4"/>
    <w:rsid w:val="005F62F3"/>
    <w:rsid w:val="00631FFD"/>
    <w:rsid w:val="006416D8"/>
    <w:rsid w:val="00646D50"/>
    <w:rsid w:val="00676959"/>
    <w:rsid w:val="00686634"/>
    <w:rsid w:val="006E1CB5"/>
    <w:rsid w:val="00722871"/>
    <w:rsid w:val="00726CF0"/>
    <w:rsid w:val="00730F85"/>
    <w:rsid w:val="007414A9"/>
    <w:rsid w:val="007603A8"/>
    <w:rsid w:val="0079083A"/>
    <w:rsid w:val="007A2972"/>
    <w:rsid w:val="007A5418"/>
    <w:rsid w:val="007A7A42"/>
    <w:rsid w:val="007E6FD7"/>
    <w:rsid w:val="0085681A"/>
    <w:rsid w:val="00882A6A"/>
    <w:rsid w:val="008B7FCA"/>
    <w:rsid w:val="008C0DC3"/>
    <w:rsid w:val="008F4E53"/>
    <w:rsid w:val="00971C0C"/>
    <w:rsid w:val="009C7D85"/>
    <w:rsid w:val="009F2034"/>
    <w:rsid w:val="00A2305E"/>
    <w:rsid w:val="00A97A9F"/>
    <w:rsid w:val="00B41DFC"/>
    <w:rsid w:val="00B53B2B"/>
    <w:rsid w:val="00B7049F"/>
    <w:rsid w:val="00B7762B"/>
    <w:rsid w:val="00BA59B4"/>
    <w:rsid w:val="00BE7E62"/>
    <w:rsid w:val="00C02EC2"/>
    <w:rsid w:val="00C141E0"/>
    <w:rsid w:val="00C32772"/>
    <w:rsid w:val="00C34C80"/>
    <w:rsid w:val="00C942F2"/>
    <w:rsid w:val="00D109BC"/>
    <w:rsid w:val="00D67B28"/>
    <w:rsid w:val="00DB57A7"/>
    <w:rsid w:val="00DB659B"/>
    <w:rsid w:val="00DC1CBF"/>
    <w:rsid w:val="00DF19E9"/>
    <w:rsid w:val="00E33072"/>
    <w:rsid w:val="00E35056"/>
    <w:rsid w:val="00E61C71"/>
    <w:rsid w:val="00E66256"/>
    <w:rsid w:val="00E73203"/>
    <w:rsid w:val="00E75AA5"/>
    <w:rsid w:val="00EE5A2E"/>
    <w:rsid w:val="00F216B0"/>
    <w:rsid w:val="00FC7723"/>
    <w:rsid w:val="00FD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51499"/>
  <w15:chartTrackingRefBased/>
  <w15:docId w15:val="{D709FAC5-BA38-417F-A1DB-BD770228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C71"/>
    <w:rPr>
      <w:rFonts w:ascii="Arial Nova Cond" w:hAnsi="Arial Nova Con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7389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ascii="Bebas Neue" w:eastAsiaTheme="majorEastAsia" w:hAnsi="Bebas Neue" w:cstheme="majorBidi"/>
      <w:color w:val="2E653E" w:themeColor="accent5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203"/>
    <w:pPr>
      <w:keepNext/>
      <w:keepLines/>
      <w:spacing w:before="160" w:after="80"/>
      <w:outlineLvl w:val="1"/>
    </w:pPr>
    <w:rPr>
      <w:rFonts w:ascii="Bebas Neue" w:eastAsiaTheme="majorEastAsia" w:hAnsi="Bebas Neue" w:cstheme="majorBidi"/>
      <w:color w:val="A9D7B6" w:themeColor="accent5" w:themeTint="6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3A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3A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89"/>
    <w:rPr>
      <w:rFonts w:ascii="Bebas Neue" w:eastAsiaTheme="majorEastAsia" w:hAnsi="Bebas Neue" w:cstheme="majorBidi"/>
      <w:color w:val="2E653E" w:themeColor="accent5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203"/>
    <w:rPr>
      <w:rFonts w:ascii="Bebas Neue" w:eastAsiaTheme="majorEastAsia" w:hAnsi="Bebas Neue" w:cstheme="majorBidi"/>
      <w:color w:val="A9D7B6" w:themeColor="accent5" w:themeTint="6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3A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3A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3A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3A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3A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3A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3A"/>
    <w:rPr>
      <w:b/>
      <w:bCs/>
      <w:smallCaps/>
      <w:color w:val="1481A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90CC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90CC1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22871"/>
    <w:rPr>
      <w:color w:val="666666"/>
    </w:rPr>
  </w:style>
  <w:style w:type="paragraph" w:styleId="Revision">
    <w:name w:val="Revision"/>
    <w:hidden/>
    <w:uiPriority w:val="99"/>
    <w:semiHidden/>
    <w:rsid w:val="00130FE7"/>
    <w:pPr>
      <w:spacing w:after="0" w:line="240" w:lineRule="auto"/>
    </w:pPr>
    <w:rPr>
      <w:rFonts w:ascii="Avenir Next LT Pro Demi" w:hAnsi="Avenir Next LT Pro Demi"/>
    </w:rPr>
  </w:style>
  <w:style w:type="paragraph" w:styleId="TOC1">
    <w:name w:val="toc 1"/>
    <w:basedOn w:val="Normal"/>
    <w:next w:val="Normal"/>
    <w:autoRedefine/>
    <w:uiPriority w:val="39"/>
    <w:unhideWhenUsed/>
    <w:rsid w:val="00A97A9F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A97A9F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97A9F"/>
    <w:pPr>
      <w:spacing w:after="0"/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97A9F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97A9F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97A9F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97A9F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97A9F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97A9F"/>
    <w:pPr>
      <w:spacing w:after="0"/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7A9F"/>
    <w:rPr>
      <w:color w:val="6EAC1C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B7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1989B048584687BFD240861D36D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6FC35-BCF3-41B2-A0CC-1EF2E5F3237B}"/>
      </w:docPartPr>
      <w:docPartBody>
        <w:p w:rsidR="00E0291A" w:rsidRDefault="0000344A">
          <w:r w:rsidRPr="00DE5202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Bebas Neue">
    <w:panose1 w:val="020B0606020202050201"/>
    <w:charset w:val="00"/>
    <w:family w:val="swiss"/>
    <w:notTrueType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4A"/>
    <w:rsid w:val="0000344A"/>
    <w:rsid w:val="004B2FD6"/>
    <w:rsid w:val="004F1708"/>
    <w:rsid w:val="005C19F3"/>
    <w:rsid w:val="00686634"/>
    <w:rsid w:val="007603A8"/>
    <w:rsid w:val="009F2034"/>
    <w:rsid w:val="00E0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344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642599-c719-4d66-9814-24a5f11a0f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84EF067F52F48B84CBE06064E8DCD" ma:contentTypeVersion="9" ma:contentTypeDescription="Create a new document." ma:contentTypeScope="" ma:versionID="b61155d2276ed0e506802bf1d7bd34e2">
  <xsd:schema xmlns:xsd="http://www.w3.org/2001/XMLSchema" xmlns:xs="http://www.w3.org/2001/XMLSchema" xmlns:p="http://schemas.microsoft.com/office/2006/metadata/properties" xmlns:ns3="c9642599-c719-4d66-9814-24a5f11a0fe4" targetNamespace="http://schemas.microsoft.com/office/2006/metadata/properties" ma:root="true" ma:fieldsID="8f795e97db8e1867c2e8417645d15e54" ns3:_="">
    <xsd:import namespace="c9642599-c719-4d66-9814-24a5f11a0fe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42599-c719-4d66-9814-24a5f11a0fe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{DB7337E1-5822-47C6-B421-5663502DDA67}</b:Guid>
    <b:Author>
      <b:Author>
        <b:NameList>
          <b:Person>
            <b:Last>Svels</b:Last>
            <b:First>Laurence</b:First>
          </b:Person>
        </b:NameList>
      </b:Author>
    </b:Author>
    <b:Title>Course, HTML CSS and JavaScript for Beginners - A Web Design</b:Title>
    <b:Year>2019</b:Year>
    <b:Publisher>Packt Publishing</b:Publisher>
    <b:RefOrder>1</b:RefOrder>
  </b:Source>
  <b:Source>
    <b:Tag>W3S26</b:Tag>
    <b:SourceType>InternetSite</b:SourceType>
    <b:Guid>{A9BC951A-7A46-4FD4-857D-054103B3FD7C}</b:Guid>
    <b:Title>CSS</b:Title>
    <b:Year>2026</b:Year>
    <b:Author>
      <b:Author>
        <b:Corporate>W3 Schools</b:Corporate>
      </b:Author>
    </b:Author>
    <b:InternetSiteTitle>W3 Schools</b:InternetSiteTitle>
    <b:Month>April</b:Month>
    <b:Day>18</b:Day>
    <b:URL>https://www.w3schools.com/css/default.asp</b:URL>
    <b:RefOrder>2</b:RefOrder>
  </b:Source>
  <b:Source>
    <b:Tag>W326</b:Tag>
    <b:SourceType>InternetSite</b:SourceType>
    <b:Guid>{B806953F-0E43-49D6-BE53-4DD1B2D59814}</b:Guid>
    <b:Author>
      <b:Author>
        <b:Corporate>W3</b:Corporate>
      </b:Author>
    </b:Author>
    <b:Title>HTML</b:Title>
    <b:InternetSiteTitle>W3 Schools</b:InternetSiteTitle>
    <b:Year>2026</b:Year>
    <b:Month>April</b:Month>
    <b:Day>16</b:Day>
    <b:URL>https://www.w3schools.com/css/default.asp</b:URL>
    <b:RefOrder>3</b:RefOrder>
  </b:Source>
  <b:Source>
    <b:Tag>Wol25</b:Tag>
    <b:SourceType>Book</b:SourceType>
    <b:Guid>{B27A6673-4D97-4D3C-A720-2246FFA488F1}</b:Guid>
    <b:Title>HTML and CSS</b:Title>
    <b:Year>2025</b:Year>
    <b:Publisher>Packt Publishing</b:Publisher>
    <b:Author>
      <b:Author>
        <b:NameList>
          <b:Person>
            <b:Last>Wolf</b:Last>
            <b:First>Jurgen</b:First>
          </b:Person>
          <b:Person>
            <b:Last>Inc</b:Last>
            <b:Middle>Publishing</b:Middle>
            <b:First>Rheinwerk</b:First>
          </b:Person>
        </b:NameList>
      </b:Author>
    </b:Author>
    <b:RefOrder>4</b:RefOrder>
  </b:Source>
  <b:Source>
    <b:Tag>Web23</b:Tag>
    <b:SourceType>Film</b:SourceType>
    <b:Guid>{F64E73C6-6B16-435C-A535-CE841DE6CA40}</b:Guid>
    <b:Title>https://youtu.be/7nJN12cHyv8?si=ME7j_pdavwmW_CYI</b:Title>
    <b:Year>2023</b:Year>
    <b:Author>
      <b:Director>
        <b:NameList>
          <b:Person>
            <b:Last>Knowledge</b:Last>
            <b:First>Web</b:First>
            <b:Middle>Tech</b:Middle>
          </b:Person>
        </b:NameList>
      </b:Director>
    </b:Author>
    <b:RefOrder>5</b:RefOrder>
  </b:Source>
</b:Sources>
</file>

<file path=customXml/itemProps1.xml><?xml version="1.0" encoding="utf-8"?>
<ds:datastoreItem xmlns:ds="http://schemas.openxmlformats.org/officeDocument/2006/customXml" ds:itemID="{70C957D5-F66E-46F8-8BD9-06938DF592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1CF7A-2012-4302-847F-1C1B90557786}">
  <ds:schemaRefs>
    <ds:schemaRef ds:uri="http://schemas.microsoft.com/office/2006/metadata/properties"/>
    <ds:schemaRef ds:uri="http://schemas.microsoft.com/office/infopath/2007/PartnerControls"/>
    <ds:schemaRef ds:uri="c9642599-c719-4d66-9814-24a5f11a0fe4"/>
  </ds:schemaRefs>
</ds:datastoreItem>
</file>

<file path=customXml/itemProps3.xml><?xml version="1.0" encoding="utf-8"?>
<ds:datastoreItem xmlns:ds="http://schemas.openxmlformats.org/officeDocument/2006/customXml" ds:itemID="{6A43CC6A-6431-422F-9D88-FA77F0F3F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42599-c719-4d66-9814-24a5f11a0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B511D8-73B6-489C-8971-2CF97456E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MARKET</vt:lpstr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FARMERS MARKET</dc:title>
  <dc:subject/>
  <dc:creator>Nando Madi;Tumi Maphanga;Thato Sekoto;Keabestwe Makgopa</dc:creator>
  <cp:keywords/>
  <dc:description/>
  <cp:lastModifiedBy>Ntando Madi</cp:lastModifiedBy>
  <cp:revision>4</cp:revision>
  <dcterms:created xsi:type="dcterms:W3CDTF">2026-04-22T17:59:00Z</dcterms:created>
  <dcterms:modified xsi:type="dcterms:W3CDTF">2026-04-22T17:59:00Z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0x01010075384EF067F52F48B84CBE06064E8DCD</vt:lpwstr>
  </property>
</Properties>
</file>